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8E312" w14:textId="77777777" w:rsidR="009F28AF" w:rsidRDefault="009F28AF" w:rsidP="009F28AF">
      <w:pPr>
        <w:pStyle w:val="NoSpacing"/>
        <w:ind w:firstLine="90"/>
        <w:jc w:val="center"/>
        <w:rPr>
          <w:rFonts w:ascii="Times New Roman" w:hAnsi="Times New Roman" w:cs="Times New Roman"/>
          <w:sz w:val="36"/>
          <w:szCs w:val="36"/>
        </w:rPr>
      </w:pPr>
    </w:p>
    <w:p w14:paraId="2FEA71A7" w14:textId="77777777" w:rsidR="00835091" w:rsidRDefault="00835091" w:rsidP="009F28AF">
      <w:pPr>
        <w:pStyle w:val="NoSpacing"/>
        <w:ind w:firstLine="90"/>
        <w:jc w:val="center"/>
        <w:rPr>
          <w:rFonts w:ascii="Times New Roman" w:hAnsi="Times New Roman" w:cs="Times New Roman"/>
          <w:sz w:val="36"/>
          <w:szCs w:val="36"/>
        </w:rPr>
      </w:pPr>
    </w:p>
    <w:p w14:paraId="48825E82" w14:textId="1C276F6D" w:rsidR="00424062" w:rsidRDefault="00424062" w:rsidP="009F28AF">
      <w:pPr>
        <w:pStyle w:val="NoSpacing"/>
        <w:ind w:firstLine="90"/>
        <w:jc w:val="center"/>
        <w:rPr>
          <w:rFonts w:ascii="Times New Roman" w:hAnsi="Times New Roman" w:cs="Times New Roman"/>
          <w:sz w:val="36"/>
          <w:szCs w:val="36"/>
          <w:lang w:val="vi-VN"/>
        </w:rPr>
      </w:pPr>
      <w:r>
        <w:rPr>
          <w:noProof/>
        </w:rPr>
        <mc:AlternateContent>
          <mc:Choice Requires="wpg">
            <w:drawing>
              <wp:anchor distT="0" distB="0" distL="114300" distR="114300" simplePos="0" relativeHeight="251727360" behindDoc="1" locked="0" layoutInCell="1" allowOverlap="1" wp14:anchorId="0F51B4E7" wp14:editId="24FE6309">
                <wp:simplePos x="0" y="0"/>
                <wp:positionH relativeFrom="column">
                  <wp:posOffset>-634365</wp:posOffset>
                </wp:positionH>
                <wp:positionV relativeFrom="paragraph">
                  <wp:posOffset>-601980</wp:posOffset>
                </wp:positionV>
                <wp:extent cx="7294245" cy="9434195"/>
                <wp:effectExtent l="0" t="0" r="1905" b="0"/>
                <wp:wrapNone/>
                <wp:docPr id="8" name="Group 10"/>
                <wp:cNvGraphicFramePr/>
                <a:graphic xmlns:a="http://schemas.openxmlformats.org/drawingml/2006/main">
                  <a:graphicData uri="http://schemas.microsoft.com/office/word/2010/wordprocessingGroup">
                    <wpg:wgp>
                      <wpg:cNvGrpSpPr/>
                      <wpg:grpSpPr bwMode="auto">
                        <a:xfrm>
                          <a:off x="0" y="0"/>
                          <a:ext cx="7294245" cy="9434195"/>
                          <a:chOff x="0" y="0"/>
                          <a:chExt cx="9706" cy="14640"/>
                        </a:xfrm>
                      </wpg:grpSpPr>
                      <pic:pic xmlns:pic="http://schemas.openxmlformats.org/drawingml/2006/picture">
                        <pic:nvPicPr>
                          <pic:cNvPr id="958860241" name="Picture 958860241"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 y="0"/>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0132141" name="Picture 1040132141" descr="1161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698" y="45"/>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6431288" name="Line 5"/>
                        <wps:cNvCnPr>
                          <a:cxnSpLocks noChangeShapeType="1"/>
                        </wps:cNvCnPr>
                        <wps:spPr bwMode="auto">
                          <a:xfrm flipH="1">
                            <a:off x="330" y="203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677700" name="Picture 306677700" descr="116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702" y="12714"/>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1011928" name="Picture 1411011928" descr="1161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2720"/>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658605" name="Line 8"/>
                        <wps:cNvCnPr>
                          <a:cxnSpLocks noChangeShapeType="1"/>
                        </wps:cNvCnPr>
                        <wps:spPr bwMode="auto">
                          <a:xfrm flipH="1">
                            <a:off x="9366" y="205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213492426" name="Line 9"/>
                        <wps:cNvCnPr>
                          <a:cxnSpLocks noChangeShapeType="1"/>
                        </wps:cNvCnPr>
                        <wps:spPr bwMode="auto">
                          <a:xfrm rot="16197945" flipH="1">
                            <a:off x="4871" y="-2395"/>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75997557" name="Line 10"/>
                        <wps:cNvCnPr>
                          <a:cxnSpLocks noChangeShapeType="1"/>
                        </wps:cNvCnPr>
                        <wps:spPr bwMode="auto">
                          <a:xfrm rot="16197945" flipH="1">
                            <a:off x="4874" y="11598"/>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B9BEF3" id="Group 10" o:spid="_x0000_s1026" style="position:absolute;margin-left:-49.95pt;margin-top:-47.4pt;width:574.35pt;height:742.85pt;z-index:-251589120"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8860241" o:spid="_x0000_s1027" type="#_x0000_t75" alt="116120" style="position:absolute;left:30;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">
                  <v:imagedata r:id="rId16" o:title="116120"/>
                </v:shape>
                <v:shape id="Picture 1040132141" o:spid="_x0000_s1028" type="#_x0000_t75" alt="116120" style="position:absolute;left:7698;top:45;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">
                  <v:imagedata r:id="rId17" o:title="116120"/>
                </v:shape>
                <v:line id="Line 5" o:spid="_x0000_s1029" style="position:absolute;flip:x;visibility:visible;mso-wrap-style:square" from="330,2035" to="330,1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" strokecolor="#936" strokeweight="6pt">
                  <v:stroke dashstyle="dash" linestyle="thickBetweenThin"/>
                </v:line>
                <v:shape id="Picture 306677700" o:spid="_x0000_s1030" type="#_x0000_t75" alt="116120" style="position:absolute;left:7702;top:12714;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">
                  <v:imagedata r:id="rId18" o:title="116120"/>
                </v:shape>
                <v:shape id="Picture 1411011928" o:spid="_x0000_s1031" type="#_x0000_t75" alt="116120" style="position:absolute;top:12720;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">
                  <v:imagedata r:id="rId19" o:title="116120"/>
                </v:shape>
                <v:line id="Line 8" o:spid="_x0000_s1032" style="position:absolute;flip:x;visibility:visible;mso-wrap-style:square" from="9366,2055" to="9366,1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" strokecolor="#936" strokeweight="6pt">
                  <v:stroke dashstyle="dash" linestyle="thickBetweenThin"/>
                </v:line>
                <v:line id="Line 9" o:spid="_x0000_s1033" style="position:absolute;rotation:5900485fd;flip:x;visibility:visible;mso-wrap-style:square" from="4871,-2395" to="4871,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" strokecolor="#936" strokeweight="6pt">
                  <v:stroke dashstyle="dash" linestyle="thickBetweenThin"/>
                </v:line>
                <v:line id="Line 10" o:spid="_x0000_s1034" style="position:absolute;rotation:5900485fd;flip:x;visibility:visible;mso-wrap-style:square" from="4874,11598" to="4874,1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" strokecolor="#936" strokeweight="6pt">
                  <v:stroke dashstyle="dash" linestyle="thickBetweenThin"/>
                </v:line>
              </v:group>
            </w:pict>
          </mc:Fallback>
        </mc:AlternateContent>
      </w:r>
      <w:r>
        <w:rPr>
          <w:rFonts w:ascii="Times New Roman" w:hAnsi="Times New Roman" w:cs="Times New Roman"/>
          <w:sz w:val="36"/>
          <w:szCs w:val="36"/>
          <w:lang w:val="vi-VN"/>
        </w:rPr>
        <w:t>ĐẠI HỌC BÁCH KHOA HÀ NỘI</w:t>
      </w:r>
    </w:p>
    <w:p w14:paraId="4C7074B2" w14:textId="69F053CF" w:rsidR="00424062" w:rsidRDefault="00424062" w:rsidP="005B1413">
      <w:pPr>
        <w:pStyle w:val="NoSpacing"/>
        <w:jc w:val="center"/>
        <w:rPr>
          <w:rFonts w:ascii="Times New Roman" w:hAnsi="Times New Roman" w:cs="Times New Roman"/>
          <w:sz w:val="36"/>
          <w:szCs w:val="36"/>
        </w:rPr>
      </w:pPr>
      <w:r>
        <w:rPr>
          <w:rFonts w:ascii="Times New Roman" w:hAnsi="Times New Roman" w:cs="Times New Roman"/>
          <w:sz w:val="36"/>
          <w:szCs w:val="36"/>
        </w:rPr>
        <w:t>KHOA TOÁN - TIN</w:t>
      </w:r>
    </w:p>
    <w:p w14:paraId="1139B7D8" w14:textId="77777777" w:rsidR="00424062" w:rsidRDefault="00424062" w:rsidP="00424062">
      <w:pPr>
        <w:pStyle w:val="NoSpacing"/>
        <w:jc w:val="center"/>
        <w:rPr>
          <w:rFonts w:ascii="Times New Roman" w:hAnsi="Times New Roman" w:cs="Times New Roman"/>
          <w:sz w:val="36"/>
          <w:szCs w:val="36"/>
          <w:lang w:val="vi-VN"/>
        </w:rPr>
      </w:pPr>
      <w:r>
        <w:rPr>
          <w:rFonts w:ascii="Times New Roman" w:hAnsi="Times New Roman" w:cs="Times New Roman"/>
          <w:sz w:val="36"/>
          <w:szCs w:val="36"/>
        </w:rPr>
        <w:t xml:space="preserve">    </w:t>
      </w:r>
    </w:p>
    <w:p w14:paraId="6E4E9183" w14:textId="2C33AB21" w:rsidR="00424062" w:rsidRDefault="00424062" w:rsidP="00424062">
      <w:pPr>
        <w:rPr>
          <w:rFonts w:ascii="Times New Roman" w:hAnsi="Times New Roman" w:cs="Times New Roman"/>
          <w:b/>
          <w:sz w:val="32"/>
          <w:szCs w:val="32"/>
          <w:lang w:val="vi-VN"/>
        </w:rPr>
      </w:pPr>
      <w:r>
        <w:rPr>
          <w:rFonts w:ascii="Times New Roman" w:hAnsi="Times New Roman" w:cs="Times New Roman"/>
          <w:b/>
          <w:sz w:val="32"/>
          <w:szCs w:val="32"/>
        </w:rPr>
        <w:t xml:space="preserve">                                             </w:t>
      </w:r>
      <w:r>
        <w:rPr>
          <w:rFonts w:ascii="Times New Roman" w:hAnsi="Times New Roman" w:cs="Times New Roman"/>
          <w:b/>
          <w:sz w:val="32"/>
          <w:szCs w:val="32"/>
          <w:lang w:val="vi-VN"/>
        </w:rPr>
        <w:t>*****</w:t>
      </w:r>
      <w:r>
        <w:rPr>
          <w:rFonts w:ascii="Times New Roman" w:hAnsi="Times New Roman" w:cs="Times New Roman"/>
          <w:b/>
          <w:noProof/>
          <w:sz w:val="32"/>
          <w:szCs w:val="32"/>
        </w:rPr>
        <w:drawing>
          <wp:inline distT="0" distB="0" distL="0" distR="0" wp14:anchorId="24712B7B" wp14:editId="7D687A95">
            <wp:extent cx="327660" cy="163830"/>
            <wp:effectExtent l="0" t="0" r="0" b="7620"/>
            <wp:docPr id="1622367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 cy="163830"/>
                    </a:xfrm>
                    <a:prstGeom prst="rect">
                      <a:avLst/>
                    </a:prstGeom>
                    <a:noFill/>
                    <a:ln>
                      <a:noFill/>
                    </a:ln>
                  </pic:spPr>
                </pic:pic>
              </a:graphicData>
            </a:graphic>
          </wp:inline>
        </w:drawing>
      </w:r>
      <w:r>
        <w:rPr>
          <w:rFonts w:ascii="Times New Roman" w:hAnsi="Times New Roman" w:cs="Times New Roman"/>
          <w:b/>
          <w:sz w:val="32"/>
          <w:szCs w:val="32"/>
          <w:lang w:val="vi-VN"/>
        </w:rPr>
        <w:t>*****</w:t>
      </w:r>
    </w:p>
    <w:p w14:paraId="573149B2" w14:textId="22665670" w:rsidR="00424062" w:rsidRDefault="00424062" w:rsidP="00424062">
      <w:pPr>
        <w:tabs>
          <w:tab w:val="left" w:pos="1470"/>
        </w:tabs>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49DCEE0" wp14:editId="186B207A">
            <wp:extent cx="1364776" cy="1967295"/>
            <wp:effectExtent l="0" t="0" r="6985" b="0"/>
            <wp:docPr id="1198567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7599" cy="1971365"/>
                    </a:xfrm>
                    <a:prstGeom prst="rect">
                      <a:avLst/>
                    </a:prstGeom>
                    <a:noFill/>
                    <a:ln>
                      <a:noFill/>
                    </a:ln>
                  </pic:spPr>
                </pic:pic>
              </a:graphicData>
            </a:graphic>
          </wp:inline>
        </w:drawing>
      </w:r>
    </w:p>
    <w:p w14:paraId="55DB0D52" w14:textId="77777777" w:rsidR="0020002C" w:rsidRPr="0020002C" w:rsidRDefault="0020002C" w:rsidP="00424062">
      <w:pPr>
        <w:tabs>
          <w:tab w:val="left" w:pos="1470"/>
        </w:tabs>
        <w:jc w:val="center"/>
        <w:rPr>
          <w:rFonts w:ascii="Times New Roman" w:hAnsi="Times New Roman" w:cs="Times New Roman"/>
          <w:sz w:val="40"/>
          <w:szCs w:val="40"/>
        </w:rPr>
      </w:pPr>
    </w:p>
    <w:p w14:paraId="18E51C4A" w14:textId="77777777" w:rsidR="00424062" w:rsidRPr="0020002C" w:rsidRDefault="00424062" w:rsidP="003333AE">
      <w:pPr>
        <w:jc w:val="center"/>
        <w:rPr>
          <w:rFonts w:ascii="Times New Roman" w:hAnsi="Times New Roman" w:cs="Times New Roman"/>
          <w:b/>
          <w:sz w:val="60"/>
          <w:szCs w:val="60"/>
        </w:rPr>
      </w:pPr>
      <w:r w:rsidRPr="0020002C">
        <w:rPr>
          <w:rFonts w:ascii="Times New Roman" w:hAnsi="Times New Roman" w:cs="Times New Roman"/>
          <w:b/>
          <w:sz w:val="60"/>
          <w:szCs w:val="60"/>
          <w:lang w:val="vi-VN"/>
        </w:rPr>
        <w:t>BÁO CÁO</w:t>
      </w:r>
      <w:r w:rsidRPr="0020002C">
        <w:rPr>
          <w:rFonts w:ascii="Times New Roman" w:hAnsi="Times New Roman" w:cs="Times New Roman"/>
          <w:b/>
          <w:sz w:val="60"/>
          <w:szCs w:val="60"/>
        </w:rPr>
        <w:t xml:space="preserve"> CUỐI KÌ</w:t>
      </w:r>
    </w:p>
    <w:p w14:paraId="0328BD00" w14:textId="77777777" w:rsidR="0020002C" w:rsidRDefault="0020002C" w:rsidP="003333AE">
      <w:pPr>
        <w:jc w:val="center"/>
        <w:rPr>
          <w:rFonts w:ascii="Times New Roman" w:hAnsi="Times New Roman" w:cs="Times New Roman"/>
          <w:b/>
          <w:sz w:val="40"/>
          <w:szCs w:val="40"/>
        </w:rPr>
      </w:pPr>
    </w:p>
    <w:p w14:paraId="287B0891" w14:textId="0A575621" w:rsidR="00424062" w:rsidRDefault="00424062" w:rsidP="00424062">
      <w:pPr>
        <w:jc w:val="center"/>
        <w:rPr>
          <w:rFonts w:ascii="Times New Roman" w:hAnsi="Times New Roman" w:cs="Times New Roman"/>
          <w:b/>
          <w:sz w:val="40"/>
          <w:szCs w:val="40"/>
        </w:rPr>
      </w:pPr>
      <w:r>
        <w:rPr>
          <w:rFonts w:ascii="Times New Roman" w:hAnsi="Times New Roman" w:cs="Times New Roman"/>
          <w:b/>
          <w:sz w:val="40"/>
          <w:szCs w:val="40"/>
          <w:lang w:val="vi-VN"/>
        </w:rPr>
        <w:t xml:space="preserve">HỌC PHẦN: </w:t>
      </w:r>
      <w:r w:rsidR="00734A27">
        <w:rPr>
          <w:rFonts w:ascii="Times New Roman" w:hAnsi="Times New Roman" w:cs="Times New Roman"/>
          <w:b/>
          <w:sz w:val="40"/>
          <w:szCs w:val="40"/>
        </w:rPr>
        <w:t>KĨ THUẬT LẬP TRÌNH – MI3310</w:t>
      </w:r>
    </w:p>
    <w:p w14:paraId="130479AC" w14:textId="06651AC0" w:rsidR="00424062" w:rsidRPr="000137B3" w:rsidRDefault="00424062" w:rsidP="00F657EB">
      <w:pPr>
        <w:pStyle w:val="NoSpacing"/>
        <w:ind w:left="-720" w:right="-1152" w:firstLine="1170"/>
        <w:rPr>
          <w:rFonts w:ascii="Times New Roman" w:hAnsi="Times New Roman" w:cs="Times New Roman"/>
          <w:sz w:val="36"/>
          <w:szCs w:val="36"/>
        </w:rPr>
      </w:pPr>
      <w:r>
        <w:rPr>
          <w:rFonts w:ascii="Times New Roman" w:hAnsi="Times New Roman" w:cs="Times New Roman"/>
          <w:b/>
          <w:bCs/>
          <w:sz w:val="36"/>
          <w:szCs w:val="36"/>
        </w:rPr>
        <w:t>Chủ Đề</w:t>
      </w:r>
      <w:r>
        <w:rPr>
          <w:rFonts w:ascii="Times New Roman" w:hAnsi="Times New Roman" w:cs="Times New Roman"/>
          <w:sz w:val="36"/>
          <w:szCs w:val="36"/>
        </w:rPr>
        <w:t xml:space="preserve">: </w:t>
      </w:r>
      <w:r w:rsidR="00F657EB">
        <w:rPr>
          <w:rFonts w:ascii="Times New Roman" w:hAnsi="Times New Roman" w:cs="Times New Roman"/>
          <w:sz w:val="36"/>
          <w:szCs w:val="36"/>
        </w:rPr>
        <w:t xml:space="preserve">     </w:t>
      </w:r>
      <w:r w:rsidR="00F45E8D" w:rsidRPr="000137B3">
        <w:rPr>
          <w:rFonts w:ascii="Times New Roman" w:hAnsi="Times New Roman" w:cs="Times New Roman"/>
          <w:b/>
          <w:bCs/>
          <w:sz w:val="36"/>
          <w:szCs w:val="36"/>
        </w:rPr>
        <w:t>Xây dựng thư viện làm việc với số nguyên lớn</w:t>
      </w:r>
    </w:p>
    <w:p w14:paraId="2DBC6A8A" w14:textId="77777777" w:rsidR="00424062" w:rsidRPr="000137B3" w:rsidRDefault="00424062" w:rsidP="00F657EB">
      <w:pPr>
        <w:pStyle w:val="NoSpacing"/>
        <w:ind w:left="-720" w:right="-1152" w:firstLine="270"/>
        <w:rPr>
          <w:b/>
          <w:noProof/>
          <w:sz w:val="36"/>
        </w:rPr>
      </w:pPr>
    </w:p>
    <w:p w14:paraId="419ED194" w14:textId="77777777" w:rsidR="00823E8D" w:rsidRDefault="00823E8D">
      <w:pPr>
        <w:rPr>
          <w:rFonts w:ascii="Times New Roman" w:hAnsi="Times New Roman" w:cs="Times New Roman"/>
          <w:sz w:val="40"/>
          <w:szCs w:val="40"/>
        </w:rPr>
      </w:pPr>
    </w:p>
    <w:tbl>
      <w:tblPr>
        <w:tblW w:w="0" w:type="auto"/>
        <w:tblInd w:w="1315" w:type="dxa"/>
        <w:tblLayout w:type="fixed"/>
        <w:tblCellMar>
          <w:left w:w="0" w:type="dxa"/>
          <w:right w:w="0" w:type="dxa"/>
        </w:tblCellMar>
        <w:tblLook w:val="01E0" w:firstRow="1" w:lastRow="1" w:firstColumn="1" w:lastColumn="1" w:noHBand="0" w:noVBand="0"/>
      </w:tblPr>
      <w:tblGrid>
        <w:gridCol w:w="3605"/>
        <w:gridCol w:w="4337"/>
      </w:tblGrid>
      <w:tr w:rsidR="000137B3" w14:paraId="50DBD13F" w14:textId="77777777" w:rsidTr="00D13EA8">
        <w:trPr>
          <w:trHeight w:val="535"/>
        </w:trPr>
        <w:tc>
          <w:tcPr>
            <w:tcW w:w="3605" w:type="dxa"/>
          </w:tcPr>
          <w:p w14:paraId="627FE97F" w14:textId="77777777" w:rsidR="000137B3" w:rsidRPr="00D13EA8" w:rsidRDefault="000137B3" w:rsidP="00C33A66">
            <w:pPr>
              <w:pStyle w:val="TableParagraph"/>
              <w:spacing w:line="287" w:lineRule="exact"/>
              <w:rPr>
                <w:sz w:val="28"/>
                <w:szCs w:val="28"/>
              </w:rPr>
            </w:pPr>
            <w:r w:rsidRPr="00D13EA8">
              <w:rPr>
                <w:sz w:val="28"/>
                <w:szCs w:val="28"/>
              </w:rPr>
              <w:t>Giảng</w:t>
            </w:r>
            <w:r w:rsidRPr="00D13EA8">
              <w:rPr>
                <w:spacing w:val="-3"/>
                <w:sz w:val="28"/>
                <w:szCs w:val="28"/>
              </w:rPr>
              <w:t xml:space="preserve"> </w:t>
            </w:r>
            <w:r w:rsidRPr="00D13EA8">
              <w:rPr>
                <w:sz w:val="28"/>
                <w:szCs w:val="28"/>
              </w:rPr>
              <w:t>viên hướng</w:t>
            </w:r>
            <w:r w:rsidRPr="00D13EA8">
              <w:rPr>
                <w:spacing w:val="-2"/>
                <w:sz w:val="28"/>
                <w:szCs w:val="28"/>
              </w:rPr>
              <w:t xml:space="preserve"> </w:t>
            </w:r>
            <w:r w:rsidRPr="00D13EA8">
              <w:rPr>
                <w:sz w:val="28"/>
                <w:szCs w:val="28"/>
              </w:rPr>
              <w:t>dẫn</w:t>
            </w:r>
          </w:p>
        </w:tc>
        <w:tc>
          <w:tcPr>
            <w:tcW w:w="4337" w:type="dxa"/>
          </w:tcPr>
          <w:p w14:paraId="602D9C8E" w14:textId="77777777" w:rsidR="000137B3" w:rsidRPr="00D13EA8" w:rsidRDefault="000137B3" w:rsidP="00C33A66">
            <w:pPr>
              <w:pStyle w:val="TableParagraph"/>
              <w:spacing w:line="287" w:lineRule="exact"/>
              <w:ind w:left="586"/>
              <w:rPr>
                <w:sz w:val="28"/>
                <w:szCs w:val="28"/>
              </w:rPr>
            </w:pPr>
            <w:r w:rsidRPr="00D13EA8">
              <w:rPr>
                <w:sz w:val="28"/>
                <w:szCs w:val="28"/>
              </w:rPr>
              <w:t>:</w:t>
            </w:r>
            <w:r w:rsidRPr="00D13EA8">
              <w:rPr>
                <w:spacing w:val="-8"/>
                <w:sz w:val="28"/>
                <w:szCs w:val="28"/>
              </w:rPr>
              <w:t xml:space="preserve"> </w:t>
            </w:r>
            <w:r w:rsidRPr="00D13EA8">
              <w:rPr>
                <w:sz w:val="28"/>
                <w:szCs w:val="28"/>
              </w:rPr>
              <w:t>TS</w:t>
            </w:r>
            <w:r w:rsidRPr="00D13EA8">
              <w:rPr>
                <w:spacing w:val="-3"/>
                <w:sz w:val="28"/>
                <w:szCs w:val="28"/>
              </w:rPr>
              <w:t xml:space="preserve"> </w:t>
            </w:r>
            <w:r w:rsidRPr="00D13EA8">
              <w:rPr>
                <w:sz w:val="28"/>
                <w:szCs w:val="28"/>
              </w:rPr>
              <w:t>.</w:t>
            </w:r>
            <w:r w:rsidRPr="00D13EA8">
              <w:rPr>
                <w:spacing w:val="-7"/>
                <w:sz w:val="28"/>
                <w:szCs w:val="28"/>
              </w:rPr>
              <w:t xml:space="preserve"> </w:t>
            </w:r>
            <w:r w:rsidRPr="00D13EA8">
              <w:rPr>
                <w:sz w:val="28"/>
                <w:szCs w:val="28"/>
              </w:rPr>
              <w:t>Vũ</w:t>
            </w:r>
            <w:r w:rsidRPr="00D13EA8">
              <w:rPr>
                <w:spacing w:val="-6"/>
                <w:sz w:val="28"/>
                <w:szCs w:val="28"/>
              </w:rPr>
              <w:t xml:space="preserve"> </w:t>
            </w:r>
            <w:r w:rsidRPr="00D13EA8">
              <w:rPr>
                <w:sz w:val="28"/>
                <w:szCs w:val="28"/>
              </w:rPr>
              <w:t>Thành</w:t>
            </w:r>
            <w:r w:rsidRPr="00D13EA8">
              <w:rPr>
                <w:spacing w:val="1"/>
                <w:sz w:val="28"/>
                <w:szCs w:val="28"/>
              </w:rPr>
              <w:t xml:space="preserve"> </w:t>
            </w:r>
            <w:r w:rsidRPr="00D13EA8">
              <w:rPr>
                <w:sz w:val="28"/>
                <w:szCs w:val="28"/>
              </w:rPr>
              <w:t>Nam</w:t>
            </w:r>
          </w:p>
        </w:tc>
      </w:tr>
      <w:tr w:rsidR="000137B3" w14:paraId="38006112" w14:textId="77777777" w:rsidTr="00D13EA8">
        <w:trPr>
          <w:trHeight w:val="558"/>
        </w:trPr>
        <w:tc>
          <w:tcPr>
            <w:tcW w:w="3605" w:type="dxa"/>
          </w:tcPr>
          <w:p w14:paraId="1BF739AD" w14:textId="77777777" w:rsidR="000137B3" w:rsidRPr="00D13EA8" w:rsidRDefault="000137B3" w:rsidP="00C33A66">
            <w:pPr>
              <w:pStyle w:val="TableParagraph"/>
              <w:spacing w:before="178"/>
              <w:rPr>
                <w:sz w:val="28"/>
                <w:szCs w:val="28"/>
              </w:rPr>
            </w:pPr>
            <w:r w:rsidRPr="00D13EA8">
              <w:rPr>
                <w:sz w:val="28"/>
                <w:szCs w:val="28"/>
              </w:rPr>
              <w:t>Họ</w:t>
            </w:r>
            <w:r w:rsidRPr="00D13EA8">
              <w:rPr>
                <w:spacing w:val="-2"/>
                <w:sz w:val="28"/>
                <w:szCs w:val="28"/>
              </w:rPr>
              <w:t xml:space="preserve"> </w:t>
            </w:r>
            <w:r w:rsidRPr="00D13EA8">
              <w:rPr>
                <w:sz w:val="28"/>
                <w:szCs w:val="28"/>
              </w:rPr>
              <w:t>và</w:t>
            </w:r>
            <w:r w:rsidRPr="00D13EA8">
              <w:rPr>
                <w:spacing w:val="-1"/>
                <w:sz w:val="28"/>
                <w:szCs w:val="28"/>
              </w:rPr>
              <w:t xml:space="preserve"> </w:t>
            </w:r>
            <w:r w:rsidRPr="00D13EA8">
              <w:rPr>
                <w:sz w:val="28"/>
                <w:szCs w:val="28"/>
              </w:rPr>
              <w:t>tên sinh</w:t>
            </w:r>
            <w:r w:rsidRPr="00D13EA8">
              <w:rPr>
                <w:spacing w:val="-2"/>
                <w:sz w:val="28"/>
                <w:szCs w:val="28"/>
              </w:rPr>
              <w:t xml:space="preserve"> </w:t>
            </w:r>
            <w:r w:rsidRPr="00D13EA8">
              <w:rPr>
                <w:sz w:val="28"/>
                <w:szCs w:val="28"/>
              </w:rPr>
              <w:t>viên</w:t>
            </w:r>
          </w:p>
        </w:tc>
        <w:tc>
          <w:tcPr>
            <w:tcW w:w="4337" w:type="dxa"/>
          </w:tcPr>
          <w:p w14:paraId="766C68E0" w14:textId="7ACBB578" w:rsidR="000137B3" w:rsidRPr="00D13EA8" w:rsidRDefault="000137B3" w:rsidP="00C33A66">
            <w:pPr>
              <w:pStyle w:val="TableParagraph"/>
              <w:spacing w:before="178"/>
              <w:ind w:left="586"/>
              <w:rPr>
                <w:sz w:val="28"/>
                <w:szCs w:val="28"/>
                <w:lang w:val="en-US"/>
              </w:rPr>
            </w:pPr>
            <w:r w:rsidRPr="00D13EA8">
              <w:rPr>
                <w:spacing w:val="-1"/>
                <w:sz w:val="28"/>
                <w:szCs w:val="28"/>
              </w:rPr>
              <w:t>:</w:t>
            </w:r>
            <w:r w:rsidRPr="00D13EA8">
              <w:rPr>
                <w:spacing w:val="-2"/>
                <w:sz w:val="28"/>
                <w:szCs w:val="28"/>
              </w:rPr>
              <w:t xml:space="preserve"> </w:t>
            </w:r>
            <w:r w:rsidRPr="00D13EA8">
              <w:rPr>
                <w:spacing w:val="-1"/>
                <w:sz w:val="28"/>
                <w:szCs w:val="28"/>
                <w:lang w:val="en-US"/>
              </w:rPr>
              <w:t>Lê Quang Đức</w:t>
            </w:r>
          </w:p>
        </w:tc>
      </w:tr>
      <w:tr w:rsidR="000137B3" w14:paraId="313C59A9" w14:textId="77777777" w:rsidTr="00D13EA8">
        <w:trPr>
          <w:trHeight w:val="373"/>
        </w:trPr>
        <w:tc>
          <w:tcPr>
            <w:tcW w:w="3605" w:type="dxa"/>
          </w:tcPr>
          <w:p w14:paraId="0198C795" w14:textId="77777777" w:rsidR="000137B3" w:rsidRPr="00D13EA8" w:rsidRDefault="000137B3" w:rsidP="00C33A66">
            <w:pPr>
              <w:pStyle w:val="TableParagraph"/>
              <w:spacing w:before="9"/>
              <w:rPr>
                <w:sz w:val="28"/>
                <w:szCs w:val="28"/>
              </w:rPr>
            </w:pPr>
            <w:r w:rsidRPr="00D13EA8">
              <w:rPr>
                <w:sz w:val="28"/>
                <w:szCs w:val="28"/>
              </w:rPr>
              <w:t>MSSV</w:t>
            </w:r>
          </w:p>
        </w:tc>
        <w:tc>
          <w:tcPr>
            <w:tcW w:w="4337" w:type="dxa"/>
          </w:tcPr>
          <w:p w14:paraId="5D2D6303" w14:textId="4C02F51A" w:rsidR="000137B3" w:rsidRPr="00D13EA8" w:rsidRDefault="000137B3" w:rsidP="00C33A66">
            <w:pPr>
              <w:pStyle w:val="TableParagraph"/>
              <w:spacing w:before="9"/>
              <w:ind w:left="586"/>
              <w:rPr>
                <w:sz w:val="28"/>
                <w:szCs w:val="28"/>
                <w:lang w:val="en-US"/>
              </w:rPr>
            </w:pPr>
            <w:r w:rsidRPr="00D13EA8">
              <w:rPr>
                <w:sz w:val="28"/>
                <w:szCs w:val="28"/>
              </w:rPr>
              <w:t>:</w:t>
            </w:r>
            <w:r w:rsidRPr="00D13EA8">
              <w:rPr>
                <w:spacing w:val="-2"/>
                <w:sz w:val="28"/>
                <w:szCs w:val="28"/>
              </w:rPr>
              <w:t xml:space="preserve"> </w:t>
            </w:r>
            <w:r w:rsidRPr="00D13EA8">
              <w:rPr>
                <w:sz w:val="28"/>
                <w:szCs w:val="28"/>
              </w:rPr>
              <w:t>20227</w:t>
            </w:r>
            <w:r w:rsidRPr="00D13EA8">
              <w:rPr>
                <w:sz w:val="28"/>
                <w:szCs w:val="28"/>
                <w:lang w:val="en-US"/>
              </w:rPr>
              <w:t>221</w:t>
            </w:r>
          </w:p>
        </w:tc>
      </w:tr>
      <w:tr w:rsidR="000137B3" w14:paraId="2B1EA353" w14:textId="77777777" w:rsidTr="00D13EA8">
        <w:trPr>
          <w:trHeight w:val="380"/>
        </w:trPr>
        <w:tc>
          <w:tcPr>
            <w:tcW w:w="3605" w:type="dxa"/>
          </w:tcPr>
          <w:p w14:paraId="73487917" w14:textId="77777777" w:rsidR="000137B3" w:rsidRPr="00D13EA8" w:rsidRDefault="000137B3" w:rsidP="00C33A66">
            <w:pPr>
              <w:pStyle w:val="TableParagraph"/>
              <w:spacing w:before="14"/>
              <w:rPr>
                <w:sz w:val="28"/>
                <w:szCs w:val="28"/>
              </w:rPr>
            </w:pPr>
            <w:r w:rsidRPr="00D13EA8">
              <w:rPr>
                <w:sz w:val="28"/>
                <w:szCs w:val="28"/>
              </w:rPr>
              <w:t>Lớp</w:t>
            </w:r>
          </w:p>
        </w:tc>
        <w:tc>
          <w:tcPr>
            <w:tcW w:w="4337" w:type="dxa"/>
          </w:tcPr>
          <w:p w14:paraId="3E5A593F" w14:textId="77777777" w:rsidR="000137B3" w:rsidRPr="00D13EA8" w:rsidRDefault="000137B3" w:rsidP="00C33A66">
            <w:pPr>
              <w:pStyle w:val="TableParagraph"/>
              <w:spacing w:before="14"/>
              <w:ind w:left="586"/>
              <w:rPr>
                <w:sz w:val="28"/>
                <w:szCs w:val="28"/>
              </w:rPr>
            </w:pPr>
            <w:r w:rsidRPr="00D13EA8">
              <w:rPr>
                <w:sz w:val="28"/>
                <w:szCs w:val="28"/>
              </w:rPr>
              <w:t>:</w:t>
            </w:r>
            <w:r w:rsidRPr="00D13EA8">
              <w:rPr>
                <w:spacing w:val="-2"/>
                <w:sz w:val="28"/>
                <w:szCs w:val="28"/>
              </w:rPr>
              <w:t xml:space="preserve"> </w:t>
            </w:r>
            <w:r w:rsidRPr="00D13EA8">
              <w:rPr>
                <w:sz w:val="28"/>
                <w:szCs w:val="28"/>
              </w:rPr>
              <w:t>Hệ</w:t>
            </w:r>
            <w:r w:rsidRPr="00D13EA8">
              <w:rPr>
                <w:spacing w:val="-2"/>
                <w:sz w:val="28"/>
                <w:szCs w:val="28"/>
              </w:rPr>
              <w:t xml:space="preserve"> </w:t>
            </w:r>
            <w:r w:rsidRPr="00D13EA8">
              <w:rPr>
                <w:sz w:val="28"/>
                <w:szCs w:val="28"/>
              </w:rPr>
              <w:t>thống thông</w:t>
            </w:r>
            <w:r w:rsidRPr="00D13EA8">
              <w:rPr>
                <w:spacing w:val="-2"/>
                <w:sz w:val="28"/>
                <w:szCs w:val="28"/>
              </w:rPr>
              <w:t xml:space="preserve"> </w:t>
            </w:r>
            <w:r w:rsidRPr="00D13EA8">
              <w:rPr>
                <w:sz w:val="28"/>
                <w:szCs w:val="28"/>
              </w:rPr>
              <w:t>tin</w:t>
            </w:r>
            <w:r w:rsidRPr="00D13EA8">
              <w:rPr>
                <w:spacing w:val="-2"/>
                <w:sz w:val="28"/>
                <w:szCs w:val="28"/>
              </w:rPr>
              <w:t xml:space="preserve"> </w:t>
            </w:r>
            <w:r w:rsidRPr="00D13EA8">
              <w:rPr>
                <w:sz w:val="28"/>
                <w:szCs w:val="28"/>
              </w:rPr>
              <w:t>01-K67</w:t>
            </w:r>
          </w:p>
        </w:tc>
      </w:tr>
      <w:tr w:rsidR="000137B3" w14:paraId="172CB3F8" w14:textId="77777777" w:rsidTr="00D13EA8">
        <w:trPr>
          <w:trHeight w:val="374"/>
        </w:trPr>
        <w:tc>
          <w:tcPr>
            <w:tcW w:w="3605" w:type="dxa"/>
          </w:tcPr>
          <w:p w14:paraId="516C6E09" w14:textId="77777777" w:rsidR="000137B3" w:rsidRPr="00D13EA8" w:rsidRDefault="000137B3" w:rsidP="00C33A66">
            <w:pPr>
              <w:pStyle w:val="TableParagraph"/>
              <w:spacing w:before="15"/>
              <w:rPr>
                <w:sz w:val="28"/>
                <w:szCs w:val="28"/>
              </w:rPr>
            </w:pPr>
            <w:r w:rsidRPr="00D13EA8">
              <w:rPr>
                <w:sz w:val="28"/>
                <w:szCs w:val="28"/>
              </w:rPr>
              <w:lastRenderedPageBreak/>
              <w:t>Mã</w:t>
            </w:r>
            <w:r w:rsidRPr="00D13EA8">
              <w:rPr>
                <w:spacing w:val="-3"/>
                <w:sz w:val="28"/>
                <w:szCs w:val="28"/>
              </w:rPr>
              <w:t xml:space="preserve"> </w:t>
            </w:r>
            <w:r w:rsidRPr="00D13EA8">
              <w:rPr>
                <w:sz w:val="28"/>
                <w:szCs w:val="28"/>
              </w:rPr>
              <w:t>lớp</w:t>
            </w:r>
          </w:p>
        </w:tc>
        <w:tc>
          <w:tcPr>
            <w:tcW w:w="4337" w:type="dxa"/>
          </w:tcPr>
          <w:p w14:paraId="47C622AA" w14:textId="20C894C2" w:rsidR="000137B3" w:rsidRPr="00D13EA8" w:rsidRDefault="000137B3" w:rsidP="00C33A66">
            <w:pPr>
              <w:pStyle w:val="TableParagraph"/>
              <w:spacing w:before="15"/>
              <w:ind w:left="586"/>
              <w:rPr>
                <w:sz w:val="28"/>
                <w:szCs w:val="28"/>
                <w:lang w:val="en-US"/>
              </w:rPr>
            </w:pPr>
            <w:r w:rsidRPr="00D13EA8">
              <w:rPr>
                <w:sz w:val="28"/>
                <w:szCs w:val="28"/>
              </w:rPr>
              <w:t>:</w:t>
            </w:r>
            <w:r w:rsidRPr="00D13EA8">
              <w:rPr>
                <w:spacing w:val="-3"/>
                <w:sz w:val="28"/>
                <w:szCs w:val="28"/>
              </w:rPr>
              <w:t xml:space="preserve"> </w:t>
            </w:r>
            <w:r w:rsidRPr="00D13EA8">
              <w:rPr>
                <w:sz w:val="28"/>
                <w:szCs w:val="28"/>
              </w:rPr>
              <w:t>15032</w:t>
            </w:r>
            <w:r w:rsidR="009C0849" w:rsidRPr="00D13EA8">
              <w:rPr>
                <w:sz w:val="28"/>
                <w:szCs w:val="28"/>
                <w:lang w:val="en-US"/>
              </w:rPr>
              <w:t>8</w:t>
            </w:r>
          </w:p>
        </w:tc>
      </w:tr>
      <w:tr w:rsidR="000137B3" w14:paraId="0B1DC8D4" w14:textId="77777777" w:rsidTr="00D13EA8">
        <w:trPr>
          <w:trHeight w:val="344"/>
        </w:trPr>
        <w:tc>
          <w:tcPr>
            <w:tcW w:w="3605" w:type="dxa"/>
          </w:tcPr>
          <w:p w14:paraId="2900ED43" w14:textId="77777777" w:rsidR="000137B3" w:rsidRPr="00D13EA8" w:rsidRDefault="000137B3" w:rsidP="00C33A66">
            <w:pPr>
              <w:pStyle w:val="TableParagraph"/>
              <w:spacing w:before="9" w:line="279" w:lineRule="exact"/>
              <w:rPr>
                <w:sz w:val="28"/>
                <w:szCs w:val="28"/>
              </w:rPr>
            </w:pPr>
            <w:r w:rsidRPr="00D13EA8">
              <w:rPr>
                <w:sz w:val="28"/>
                <w:szCs w:val="28"/>
              </w:rPr>
              <w:t>Học</w:t>
            </w:r>
            <w:r w:rsidRPr="00D13EA8">
              <w:rPr>
                <w:spacing w:val="-1"/>
                <w:sz w:val="28"/>
                <w:szCs w:val="28"/>
              </w:rPr>
              <w:t xml:space="preserve"> </w:t>
            </w:r>
            <w:r w:rsidRPr="00D13EA8">
              <w:rPr>
                <w:sz w:val="28"/>
                <w:szCs w:val="28"/>
              </w:rPr>
              <w:t>kì</w:t>
            </w:r>
          </w:p>
        </w:tc>
        <w:tc>
          <w:tcPr>
            <w:tcW w:w="4337" w:type="dxa"/>
          </w:tcPr>
          <w:p w14:paraId="3C5BC60A" w14:textId="2CDAA38C" w:rsidR="000137B3" w:rsidRPr="00D13EA8" w:rsidRDefault="000137B3" w:rsidP="00C8316D">
            <w:pPr>
              <w:pStyle w:val="TableParagraph"/>
              <w:spacing w:before="9" w:line="279" w:lineRule="exact"/>
              <w:ind w:left="586"/>
              <w:rPr>
                <w:sz w:val="28"/>
                <w:szCs w:val="28"/>
                <w:lang w:val="en-US"/>
              </w:rPr>
            </w:pPr>
            <w:r w:rsidRPr="00D13EA8">
              <w:rPr>
                <w:sz w:val="28"/>
                <w:szCs w:val="28"/>
              </w:rPr>
              <w:t>:</w:t>
            </w:r>
            <w:r w:rsidRPr="00D13EA8">
              <w:rPr>
                <w:spacing w:val="-2"/>
                <w:sz w:val="28"/>
                <w:szCs w:val="28"/>
              </w:rPr>
              <w:t xml:space="preserve"> </w:t>
            </w:r>
            <w:r w:rsidRPr="00D13EA8">
              <w:rPr>
                <w:sz w:val="28"/>
                <w:szCs w:val="28"/>
              </w:rPr>
              <w:t>20232</w:t>
            </w:r>
          </w:p>
          <w:p w14:paraId="239AF7B6" w14:textId="77777777" w:rsidR="000137B3" w:rsidRPr="00D13EA8" w:rsidRDefault="000137B3" w:rsidP="00C33A66">
            <w:pPr>
              <w:pStyle w:val="TableParagraph"/>
              <w:spacing w:before="9" w:line="279" w:lineRule="exact"/>
              <w:ind w:left="586"/>
              <w:rPr>
                <w:sz w:val="28"/>
                <w:szCs w:val="28"/>
                <w:lang w:val="en-US"/>
              </w:rPr>
            </w:pPr>
          </w:p>
        </w:tc>
      </w:tr>
    </w:tbl>
    <w:p w14:paraId="5885B416" w14:textId="1D099C48" w:rsidR="0015775B" w:rsidRPr="00F40238" w:rsidRDefault="0015775B" w:rsidP="0015775B">
      <w:pPr>
        <w:pStyle w:val="IntenseQuote"/>
        <w:ind w:left="1080" w:firstLine="2340"/>
        <w:jc w:val="left"/>
        <w:rPr>
          <w:rFonts w:ascii="Times New Roman" w:hAnsi="Times New Roman" w:cs="Times New Roman"/>
          <w:b/>
          <w:bCs/>
          <w:i w:val="0"/>
          <w:iCs w:val="0"/>
          <w:sz w:val="70"/>
          <w:szCs w:val="70"/>
        </w:rPr>
      </w:pPr>
      <w:r>
        <w:rPr>
          <w:rFonts w:ascii="Times New Roman" w:hAnsi="Times New Roman" w:cs="Times New Roman"/>
          <w:b/>
          <w:bCs/>
          <w:i w:val="0"/>
          <w:iCs w:val="0"/>
          <w:sz w:val="70"/>
          <w:szCs w:val="70"/>
        </w:rPr>
        <w:t>Mục lục</w:t>
      </w:r>
    </w:p>
    <w:p w14:paraId="7AFCD8C6" w14:textId="7E9E7E17" w:rsidR="00C8316D" w:rsidRDefault="003221CC" w:rsidP="00FD563D">
      <w:pPr>
        <w:pStyle w:val="NormalWeb"/>
        <w:spacing w:line="360" w:lineRule="auto"/>
      </w:pPr>
      <w:r>
        <w:t>Lời nói đầu</w:t>
      </w:r>
      <w:r w:rsidR="00462041">
        <w:t>......................................................................................................................................</w:t>
      </w:r>
      <w:r w:rsidR="00303E37">
        <w:t>3</w:t>
      </w:r>
      <w:r w:rsidR="003224A4">
        <w:br/>
      </w:r>
      <w:r w:rsidR="003224A4" w:rsidRPr="003224A4">
        <w:t>I.</w:t>
      </w:r>
      <w:r w:rsidR="003224A4">
        <w:tab/>
      </w:r>
      <w:r w:rsidR="00DF2CA2" w:rsidRPr="00DF2CA2">
        <w:t>Mô tả cấu trúc chương trìn</w:t>
      </w:r>
      <w:r w:rsidR="003224A4">
        <w:t>h</w:t>
      </w:r>
      <w:r w:rsidR="00462041">
        <w:t>................................................................................................</w:t>
      </w:r>
      <w:r w:rsidR="00303E37">
        <w:t>4</w:t>
      </w:r>
      <w:r w:rsidR="003224A4">
        <w:br/>
      </w:r>
      <w:r w:rsidR="005F44E2">
        <w:t xml:space="preserve">            1. Giới thiệu về chương trình</w:t>
      </w:r>
      <w:r w:rsidR="00462041">
        <w:t>..............................................................................................</w:t>
      </w:r>
      <w:r w:rsidR="00303E37">
        <w:t>4</w:t>
      </w:r>
      <w:r w:rsidR="005F44E2">
        <w:br/>
        <w:t xml:space="preserve">            2. Cấu trúc của chương trình</w:t>
      </w:r>
      <w:r w:rsidR="00462041">
        <w:t>...............................................................................................</w:t>
      </w:r>
      <w:r w:rsidR="00303E37">
        <w:t>4</w:t>
      </w:r>
      <w:r w:rsidR="003224A4">
        <w:br/>
      </w:r>
      <w:r w:rsidR="005F44E2">
        <w:t>II.        Chức năng của chương trìn</w:t>
      </w:r>
      <w:r w:rsidR="0044024C">
        <w:t>h</w:t>
      </w:r>
      <w:r w:rsidR="00462041">
        <w:t>...............................................................................................</w:t>
      </w:r>
      <w:r w:rsidR="00A06F67">
        <w:t>.</w:t>
      </w:r>
      <w:r w:rsidR="00303E37">
        <w:t>5</w:t>
      </w:r>
      <w:r w:rsidR="00A06F67">
        <w:br/>
        <w:t xml:space="preserve">            1. Sơ đồ phân rã chức năng – FDD...............................................................................</w:t>
      </w:r>
      <w:r w:rsidR="00462041">
        <w:t>.</w:t>
      </w:r>
      <w:r w:rsidR="00A06F67">
        <w:t>..</w:t>
      </w:r>
      <w:r w:rsidR="0044024C">
        <w:t>,</w:t>
      </w:r>
      <w:r w:rsidR="00A06F67">
        <w:t>..</w:t>
      </w:r>
      <w:r w:rsidR="00303E37">
        <w:t>5</w:t>
      </w:r>
      <w:r w:rsidR="00462041">
        <w:br/>
        <w:t xml:space="preserve">            2. Xây dựng các mô hình chức năng...................................................................................</w:t>
      </w:r>
      <w:r w:rsidR="00303E37">
        <w:t>6</w:t>
      </w:r>
      <w:r w:rsidR="0044024C">
        <w:br/>
        <w:t xml:space="preserve">                2.1. Xây dựng hàm thực hiện chức năng chính (main)...................................................</w:t>
      </w:r>
      <w:r w:rsidR="00303E37">
        <w:t>6</w:t>
      </w:r>
      <w:r w:rsidR="0044024C">
        <w:br/>
        <w:t xml:space="preserve">                2.2. Xây dựng cấu trúc ‘bigint’.......................................................................................</w:t>
      </w:r>
      <w:r w:rsidR="00303E37">
        <w:t>6</w:t>
      </w:r>
      <w:r w:rsidR="0044024C">
        <w:br/>
        <w:t xml:space="preserve">                2.3. Xây dựng các hàm đọc/in kết qua ra màn hình/file</w:t>
      </w:r>
      <w:r w:rsidR="00B01D77">
        <w:t>.................................................</w:t>
      </w:r>
      <w:r w:rsidR="00303E37">
        <w:t>7</w:t>
      </w:r>
      <w:r w:rsidR="00B01D77">
        <w:br/>
        <w:t>III.       Thiết kế chương trình.............................................................................................</w:t>
      </w:r>
      <w:r w:rsidR="001B65E9">
        <w:t>.</w:t>
      </w:r>
      <w:r w:rsidR="00B01D77">
        <w:t>...</w:t>
      </w:r>
      <w:r w:rsidR="001B65E9">
        <w:t>.</w:t>
      </w:r>
      <w:r w:rsidR="00B01D77">
        <w:t>.....</w:t>
      </w:r>
      <w:r w:rsidR="00303E37">
        <w:t>10</w:t>
      </w:r>
      <w:r w:rsidR="001B65E9">
        <w:br/>
        <w:t xml:space="preserve">            1. Phẩm chất của chương trình tốt....................................................................................</w:t>
      </w:r>
      <w:r w:rsidR="00303E37">
        <w:t>10</w:t>
      </w:r>
      <w:r w:rsidR="0078502B">
        <w:br/>
        <w:t xml:space="preserve">            2. Kỹ thuật thiết kế cấu trúc chương trình.......................................................................</w:t>
      </w:r>
      <w:r w:rsidR="00303E37">
        <w:t>.11</w:t>
      </w:r>
      <w:r w:rsidR="0078502B">
        <w:br/>
        <w:t>IV.       Phong cách lập trình........................................................................................................</w:t>
      </w:r>
      <w:r w:rsidR="00303E37">
        <w:t>.12</w:t>
      </w:r>
      <w:r w:rsidR="0078502B">
        <w:br/>
        <w:t xml:space="preserve">            1. Khái niệm tổng quan..................................................................................................</w:t>
      </w:r>
      <w:r w:rsidR="00303E37">
        <w:t>..12</w:t>
      </w:r>
      <w:r w:rsidR="00270E25">
        <w:br/>
        <w:t xml:space="preserve">            2. Trình bày mã nguồn...................................................................................................</w:t>
      </w:r>
      <w:r w:rsidR="008620B1">
        <w:t>..12</w:t>
      </w:r>
      <w:r w:rsidR="00270E25">
        <w:br/>
        <w:t xml:space="preserve">            3. Đặt tên và chú thích...................................................................................................</w:t>
      </w:r>
      <w:r w:rsidR="008620B1">
        <w:t>..15</w:t>
      </w:r>
      <w:r w:rsidR="00191B1A">
        <w:br/>
        <w:t>V.        Gỡ lỗi và kiểm thử...........................................................................................................1</w:t>
      </w:r>
      <w:r w:rsidR="008620B1">
        <w:t>7</w:t>
      </w:r>
      <w:r w:rsidR="00BF4A17">
        <w:br/>
      </w:r>
      <w:r w:rsidR="00BF4A17">
        <w:tab/>
        <w:t>1. Tìm kiếm và gỡ lỗi (Searching and Debugging) ........................................................1</w:t>
      </w:r>
      <w:r w:rsidR="008620B1">
        <w:t>7</w:t>
      </w:r>
      <w:r w:rsidR="00BF4A17">
        <w:br/>
        <w:t xml:space="preserve">                1.1. </w:t>
      </w:r>
      <w:r w:rsidR="002679B0">
        <w:t>Khái niệm.............................................................................................................1</w:t>
      </w:r>
      <w:r w:rsidR="008620B1">
        <w:t>7</w:t>
      </w:r>
      <w:r w:rsidR="002679B0">
        <w:br/>
      </w:r>
      <w:r w:rsidR="00B227CA">
        <w:t xml:space="preserve">                1.2. Vận dụng trong chương trình bài toán ................................................................1</w:t>
      </w:r>
      <w:r w:rsidR="008620B1">
        <w:t>7</w:t>
      </w:r>
      <w:r w:rsidR="00B227CA">
        <w:br/>
        <w:t xml:space="preserve">            2. Kiểm thử (Testing)......................................................................................................1</w:t>
      </w:r>
      <w:r w:rsidR="008620B1">
        <w:t>8</w:t>
      </w:r>
      <w:r w:rsidR="00B227CA">
        <w:br/>
        <w:t xml:space="preserve">                2.1. Khái niệm.............................................................................................................1</w:t>
      </w:r>
      <w:r w:rsidR="008620B1">
        <w:t>8</w:t>
      </w:r>
      <w:r w:rsidR="00B227CA">
        <w:br/>
      </w:r>
      <w:r w:rsidR="00B227CA">
        <w:lastRenderedPageBreak/>
        <w:t xml:space="preserve">         </w:t>
      </w:r>
      <w:r w:rsidR="00293B3A">
        <w:t xml:space="preserve">       2.2. Vận dụng trong chương trình bài toán.................................................................1</w:t>
      </w:r>
      <w:r w:rsidR="008620B1">
        <w:t>8</w:t>
      </w:r>
      <w:r w:rsidR="00293B3A">
        <w:br/>
        <w:t xml:space="preserve">            3. Các tình </w:t>
      </w:r>
      <w:r w:rsidR="00A71994">
        <w:t>huống kiểm thử.............................................................................................1</w:t>
      </w:r>
      <w:r w:rsidR="008620B1">
        <w:t>9</w:t>
      </w:r>
    </w:p>
    <w:p w14:paraId="21583DA8" w14:textId="77777777" w:rsidR="00C8316D" w:rsidRDefault="00C8316D">
      <w:pPr>
        <w:rPr>
          <w:rFonts w:ascii="Times New Roman" w:eastAsia="Times New Roman" w:hAnsi="Times New Roman" w:cs="Times New Roman"/>
          <w:kern w:val="0"/>
          <w:sz w:val="24"/>
          <w:szCs w:val="24"/>
          <w14:ligatures w14:val="none"/>
        </w:rPr>
      </w:pPr>
      <w:r>
        <w:br w:type="page"/>
      </w:r>
    </w:p>
    <w:p w14:paraId="7EFB0291" w14:textId="77777777" w:rsidR="00270E25" w:rsidRDefault="00270E25" w:rsidP="00FD563D">
      <w:pPr>
        <w:pStyle w:val="NormalWeb"/>
        <w:spacing w:line="360" w:lineRule="auto"/>
      </w:pPr>
    </w:p>
    <w:p w14:paraId="5165D009" w14:textId="5D518DF8" w:rsidR="00832E9C" w:rsidRPr="00F40238" w:rsidRDefault="000F7A44" w:rsidP="00832E9C">
      <w:pPr>
        <w:pStyle w:val="IntenseQuote"/>
        <w:ind w:left="1080" w:firstLine="1350"/>
        <w:jc w:val="left"/>
        <w:rPr>
          <w:rFonts w:ascii="Times New Roman" w:hAnsi="Times New Roman" w:cs="Times New Roman"/>
          <w:b/>
          <w:bCs/>
          <w:i w:val="0"/>
          <w:iCs w:val="0"/>
          <w:sz w:val="70"/>
          <w:szCs w:val="70"/>
        </w:rPr>
      </w:pPr>
      <w:r>
        <w:rPr>
          <w:rFonts w:ascii="Times New Roman" w:hAnsi="Times New Roman" w:cs="Times New Roman"/>
          <w:sz w:val="24"/>
          <w:szCs w:val="24"/>
        </w:rPr>
        <w:br w:type="page"/>
      </w:r>
      <w:r w:rsidR="00832E9C" w:rsidRPr="00F40238">
        <w:rPr>
          <w:rFonts w:ascii="Times New Roman" w:hAnsi="Times New Roman" w:cs="Times New Roman"/>
          <w:b/>
          <w:bCs/>
          <w:i w:val="0"/>
          <w:iCs w:val="0"/>
          <w:sz w:val="70"/>
          <w:szCs w:val="70"/>
        </w:rPr>
        <w:lastRenderedPageBreak/>
        <w:t>LỜI MỞ ĐẦU</w:t>
      </w:r>
    </w:p>
    <w:p w14:paraId="49EAC582" w14:textId="77777777" w:rsidR="00832E9C" w:rsidRPr="00F40238" w:rsidRDefault="00832E9C" w:rsidP="002C7B2B">
      <w:pPr>
        <w:pStyle w:val="NormalWeb"/>
        <w:spacing w:line="276" w:lineRule="auto"/>
        <w:jc w:val="both"/>
      </w:pPr>
      <w:r w:rsidRPr="00F40238">
        <w:tab/>
        <w:t>Trong bối cảnh công nghệ thông tin không ngừng phát triển, việc hiểu rõ và ứng dụng các kĩ thuật lập trình để giải quyết những vấn đề cụ thể là vô cùng cần thiết. Đặc biệt, trong lĩnh vực lập trình, các thư viện toán học đóng vai trò quan trọng, giúp tối ưu hóa quá trình xử lý và phân tích dữ liệu. Chính vì lẽ đó, môn học "Kĩ thuật lập trình" đã trang bị cho chúng ta những kiến thức nền tảng và kỹ năng thực hành quý báu để phát triển các ứng dụng và thư viện phần mềm hiệu quả.</w:t>
      </w:r>
    </w:p>
    <w:p w14:paraId="4EA7D6B4" w14:textId="77777777" w:rsidR="00832E9C" w:rsidRPr="00F40238" w:rsidRDefault="00832E9C" w:rsidP="002C7B2B">
      <w:pPr>
        <w:pStyle w:val="NormalWeb"/>
        <w:spacing w:line="276" w:lineRule="auto"/>
        <w:ind w:firstLine="720"/>
        <w:jc w:val="both"/>
      </w:pPr>
      <w:r w:rsidRPr="00F40238">
        <w:t>Hướng tới mục tiêu áp dụng những kiến thức đã học vào thực tiễn, em chọn chủ đề "Xây dựng một thư viện toán học làm việc với số nguyên" cho bài báo cáo này. Thư viện toán học là một tập hợp các hàm và tiện ích giúp xử lý các phép toán cơ bản và nâng cao liên quan đến số nguyên, từ đó hỗ trợ lập trình viên trong việc triển khai các thuật toán một cách dễ dàng và hiệu quả hơn.</w:t>
      </w:r>
    </w:p>
    <w:p w14:paraId="39CEF1A3" w14:textId="77777777" w:rsidR="00832E9C" w:rsidRPr="00F40238" w:rsidRDefault="00832E9C" w:rsidP="002C7B2B">
      <w:pPr>
        <w:tabs>
          <w:tab w:val="left" w:pos="720"/>
        </w:tabs>
        <w:jc w:val="both"/>
        <w:rPr>
          <w:rFonts w:ascii="Times New Roman" w:hAnsi="Times New Roman" w:cs="Times New Roman"/>
          <w:sz w:val="24"/>
          <w:szCs w:val="24"/>
        </w:rPr>
      </w:pPr>
      <w:r w:rsidRPr="00F40238">
        <w:rPr>
          <w:rFonts w:ascii="Times New Roman" w:hAnsi="Times New Roman" w:cs="Times New Roman"/>
          <w:sz w:val="24"/>
          <w:szCs w:val="24"/>
        </w:rPr>
        <w:tab/>
        <w:t>Em xin chân thành cảm ơn thầy Vũ Thành Nam, giảng viên chính lớp Kỹ thuật lập trình kỳ 2023.2 đã tận tình giảng dạy và hướng dẫn chúng em trong suốt học kì vừa qua. Em không chỉ được tiếp thu và nâng cao được kiến thức về môn học này mà còn được thầy trau dồi về những kỹ năng khác để vận dụng vào những dự án thực tế và xây dựng cách tự học làm sao cho hiệu quả. Tuy bài báo cáo đã được em chuẩn bị cẩn thận nhưng sẽ không thể tránh được những sai sót. Rất mong sau khi thực hiện, em sẽ có cơ hội được gặp lại và nghe thầy đưa ra những đóng góp, góp ý để bài báo cáo của em được hoàn thiện hơn.</w:t>
      </w:r>
    </w:p>
    <w:p w14:paraId="5318C85D" w14:textId="77777777" w:rsidR="00832E9C" w:rsidRPr="00F40238" w:rsidRDefault="00832E9C" w:rsidP="00832E9C">
      <w:pPr>
        <w:tabs>
          <w:tab w:val="left" w:pos="720"/>
        </w:tabs>
        <w:rPr>
          <w:rFonts w:ascii="Times New Roman" w:hAnsi="Times New Roman" w:cs="Times New Roman"/>
          <w:sz w:val="24"/>
          <w:szCs w:val="24"/>
        </w:rPr>
      </w:pPr>
      <w:r w:rsidRPr="00F40238">
        <w:rPr>
          <w:rFonts w:ascii="Times New Roman" w:hAnsi="Times New Roman" w:cs="Times New Roman"/>
          <w:sz w:val="24"/>
          <w:szCs w:val="24"/>
        </w:rPr>
        <w:tab/>
        <w:t>Em xin chân thành cảm ơn !</w:t>
      </w:r>
      <w:r w:rsidRPr="00F40238">
        <w:rPr>
          <w:rFonts w:ascii="Times New Roman" w:hAnsi="Times New Roman" w:cs="Times New Roman"/>
          <w:sz w:val="24"/>
          <w:szCs w:val="24"/>
        </w:rPr>
        <w:tab/>
      </w:r>
    </w:p>
    <w:p w14:paraId="78CB82EE" w14:textId="77777777" w:rsidR="00832E9C" w:rsidRPr="00F40238" w:rsidRDefault="00832E9C" w:rsidP="00832E9C">
      <w:pPr>
        <w:tabs>
          <w:tab w:val="left" w:pos="720"/>
        </w:tabs>
        <w:rPr>
          <w:rFonts w:ascii="Times New Roman" w:hAnsi="Times New Roman" w:cs="Times New Roman"/>
          <w:sz w:val="24"/>
          <w:szCs w:val="24"/>
        </w:rPr>
      </w:pPr>
    </w:p>
    <w:p w14:paraId="326ADAEC" w14:textId="77777777" w:rsidR="00832E9C" w:rsidRPr="00F40238" w:rsidRDefault="00832E9C" w:rsidP="00832E9C">
      <w:pPr>
        <w:tabs>
          <w:tab w:val="left" w:pos="720"/>
        </w:tabs>
        <w:ind w:firstLine="5670"/>
        <w:rPr>
          <w:rFonts w:ascii="Times New Roman" w:hAnsi="Times New Roman" w:cs="Times New Roman"/>
          <w:sz w:val="24"/>
          <w:szCs w:val="24"/>
        </w:rPr>
      </w:pPr>
      <w:r w:rsidRPr="00F40238">
        <w:rPr>
          <w:rFonts w:ascii="Times New Roman" w:hAnsi="Times New Roman" w:cs="Times New Roman"/>
          <w:sz w:val="24"/>
          <w:szCs w:val="24"/>
        </w:rPr>
        <w:t>Hà Nội, ngày 16 tháng 6 năm 2024</w:t>
      </w:r>
    </w:p>
    <w:p w14:paraId="485D7051" w14:textId="77777777" w:rsidR="00832E9C" w:rsidRPr="00F40238" w:rsidRDefault="00832E9C" w:rsidP="00832E9C">
      <w:pPr>
        <w:tabs>
          <w:tab w:val="left" w:pos="720"/>
        </w:tabs>
        <w:ind w:firstLine="6390"/>
        <w:rPr>
          <w:rFonts w:ascii="Times New Roman" w:hAnsi="Times New Roman" w:cs="Times New Roman"/>
          <w:sz w:val="24"/>
          <w:szCs w:val="24"/>
        </w:rPr>
      </w:pPr>
      <w:r w:rsidRPr="00F40238">
        <w:rPr>
          <w:rFonts w:ascii="Times New Roman" w:hAnsi="Times New Roman" w:cs="Times New Roman"/>
          <w:sz w:val="24"/>
          <w:szCs w:val="24"/>
        </w:rPr>
        <w:t>Sinh viên thực hiện</w:t>
      </w:r>
    </w:p>
    <w:p w14:paraId="43AAB26F" w14:textId="77777777" w:rsidR="00832E9C" w:rsidRDefault="00832E9C" w:rsidP="00832E9C">
      <w:pPr>
        <w:tabs>
          <w:tab w:val="left" w:pos="720"/>
        </w:tabs>
        <w:ind w:firstLine="6660"/>
        <w:rPr>
          <w:rFonts w:ascii="Times New Roman" w:hAnsi="Times New Roman" w:cs="Times New Roman"/>
          <w:sz w:val="24"/>
          <w:szCs w:val="24"/>
        </w:rPr>
      </w:pPr>
      <w:r w:rsidRPr="00F40238">
        <w:rPr>
          <w:rFonts w:ascii="Times New Roman" w:hAnsi="Times New Roman" w:cs="Times New Roman"/>
          <w:sz w:val="24"/>
          <w:szCs w:val="24"/>
        </w:rPr>
        <w:t>Lê Quang Đức</w:t>
      </w:r>
    </w:p>
    <w:p w14:paraId="359E2CE9" w14:textId="068C3275" w:rsidR="000F7A44" w:rsidRDefault="000F7A44">
      <w:pPr>
        <w:rPr>
          <w:rFonts w:ascii="Times New Roman" w:hAnsi="Times New Roman" w:cs="Times New Roman"/>
          <w:sz w:val="24"/>
          <w:szCs w:val="24"/>
        </w:rPr>
      </w:pPr>
    </w:p>
    <w:p w14:paraId="3721B06B" w14:textId="77777777" w:rsidR="00815E4E" w:rsidRDefault="00815E4E" w:rsidP="001D51C3">
      <w:pPr>
        <w:tabs>
          <w:tab w:val="left" w:pos="720"/>
        </w:tabs>
        <w:ind w:firstLine="6660"/>
        <w:rPr>
          <w:rFonts w:ascii="Times New Roman" w:hAnsi="Times New Roman" w:cs="Times New Roman"/>
          <w:sz w:val="24"/>
          <w:szCs w:val="24"/>
        </w:rPr>
      </w:pPr>
    </w:p>
    <w:p w14:paraId="357EBDCD" w14:textId="77777777" w:rsidR="002C4400" w:rsidRDefault="002C4400" w:rsidP="001D51C3">
      <w:pPr>
        <w:tabs>
          <w:tab w:val="left" w:pos="720"/>
        </w:tabs>
        <w:ind w:firstLine="6660"/>
        <w:rPr>
          <w:rFonts w:ascii="Times New Roman" w:hAnsi="Times New Roman" w:cs="Times New Roman"/>
          <w:sz w:val="24"/>
          <w:szCs w:val="24"/>
        </w:rPr>
      </w:pPr>
    </w:p>
    <w:p w14:paraId="06C1DDB5" w14:textId="77777777" w:rsidR="002C4400" w:rsidRPr="00F40238" w:rsidRDefault="002C4400" w:rsidP="001D51C3">
      <w:pPr>
        <w:tabs>
          <w:tab w:val="left" w:pos="720"/>
        </w:tabs>
        <w:ind w:firstLine="6660"/>
        <w:rPr>
          <w:rFonts w:ascii="Times New Roman" w:hAnsi="Times New Roman" w:cs="Times New Roman"/>
          <w:sz w:val="24"/>
          <w:szCs w:val="24"/>
        </w:rPr>
      </w:pPr>
    </w:p>
    <w:p w14:paraId="0FBE6E12" w14:textId="428FC5A5" w:rsidR="00E16BDE" w:rsidRPr="00ED7FE9" w:rsidRDefault="00E16BDE" w:rsidP="004721B6">
      <w:pPr>
        <w:pStyle w:val="ListParagraph"/>
        <w:numPr>
          <w:ilvl w:val="0"/>
          <w:numId w:val="55"/>
        </w:numPr>
        <w:tabs>
          <w:tab w:val="left" w:pos="720"/>
        </w:tabs>
        <w:rPr>
          <w:rFonts w:ascii="Times New Roman" w:hAnsi="Times New Roman" w:cs="Times New Roman"/>
          <w:b/>
          <w:bCs/>
          <w:sz w:val="24"/>
          <w:szCs w:val="24"/>
        </w:rPr>
      </w:pPr>
      <w:bookmarkStart w:id="0" w:name="_Hlk169561089"/>
      <w:r w:rsidRPr="00ED7FE9">
        <w:rPr>
          <w:rFonts w:ascii="Times New Roman" w:hAnsi="Times New Roman" w:cs="Times New Roman"/>
          <w:b/>
          <w:bCs/>
          <w:sz w:val="24"/>
          <w:szCs w:val="24"/>
        </w:rPr>
        <w:lastRenderedPageBreak/>
        <w:t>Mô tả cấu trúc chương trình</w:t>
      </w:r>
    </w:p>
    <w:bookmarkEnd w:id="0"/>
    <w:p w14:paraId="6B639BF1" w14:textId="036EDE82" w:rsidR="007B1AE5" w:rsidRPr="00ED7FE9" w:rsidRDefault="00796028" w:rsidP="004721B6">
      <w:pPr>
        <w:pStyle w:val="ListParagraph"/>
        <w:numPr>
          <w:ilvl w:val="0"/>
          <w:numId w:val="53"/>
        </w:numPr>
        <w:tabs>
          <w:tab w:val="left" w:pos="720"/>
        </w:tabs>
        <w:rPr>
          <w:rFonts w:ascii="Times New Roman" w:hAnsi="Times New Roman" w:cs="Times New Roman"/>
          <w:b/>
          <w:bCs/>
          <w:sz w:val="24"/>
          <w:szCs w:val="24"/>
        </w:rPr>
      </w:pPr>
      <w:r w:rsidRPr="00ED7FE9">
        <w:rPr>
          <w:rFonts w:ascii="Times New Roman" w:hAnsi="Times New Roman" w:cs="Times New Roman"/>
          <w:b/>
          <w:bCs/>
          <w:sz w:val="24"/>
          <w:szCs w:val="24"/>
        </w:rPr>
        <w:t xml:space="preserve">Giới </w:t>
      </w:r>
      <w:r w:rsidR="006E3BA5" w:rsidRPr="00ED7FE9">
        <w:rPr>
          <w:rFonts w:ascii="Times New Roman" w:hAnsi="Times New Roman" w:cs="Times New Roman"/>
          <w:b/>
          <w:bCs/>
          <w:sz w:val="24"/>
          <w:szCs w:val="24"/>
        </w:rPr>
        <w:t>thiệu về chương trình</w:t>
      </w:r>
    </w:p>
    <w:p w14:paraId="3CD596A3" w14:textId="6CED5324" w:rsidR="00815E4E" w:rsidRPr="00F40238" w:rsidRDefault="006E3BA5" w:rsidP="00C73DB3">
      <w:pPr>
        <w:pStyle w:val="ListParagraph"/>
        <w:tabs>
          <w:tab w:val="left" w:pos="1170"/>
        </w:tabs>
        <w:ind w:left="0" w:firstLine="720"/>
        <w:rPr>
          <w:rFonts w:ascii="Times New Roman" w:hAnsi="Times New Roman" w:cs="Times New Roman"/>
          <w:sz w:val="24"/>
          <w:szCs w:val="24"/>
        </w:rPr>
      </w:pPr>
      <w:r w:rsidRPr="00F40238">
        <w:rPr>
          <w:rFonts w:ascii="Times New Roman" w:hAnsi="Times New Roman" w:cs="Times New Roman"/>
          <w:sz w:val="24"/>
          <w:szCs w:val="24"/>
        </w:rPr>
        <w:t>Chương trình mà cá nhân</w:t>
      </w:r>
      <w:r w:rsidR="00AF724D" w:rsidRPr="00F40238">
        <w:rPr>
          <w:rFonts w:ascii="Times New Roman" w:hAnsi="Times New Roman" w:cs="Times New Roman"/>
          <w:sz w:val="24"/>
          <w:szCs w:val="24"/>
        </w:rPr>
        <w:t xml:space="preserve"> em thực hiện</w:t>
      </w:r>
      <w:r w:rsidR="005D38E1" w:rsidRPr="00F40238">
        <w:rPr>
          <w:rFonts w:ascii="Times New Roman" w:hAnsi="Times New Roman" w:cs="Times New Roman"/>
          <w:sz w:val="24"/>
          <w:szCs w:val="24"/>
        </w:rPr>
        <w:t xml:space="preserve"> là xây </w:t>
      </w:r>
      <w:r w:rsidR="00C821DB" w:rsidRPr="00F40238">
        <w:rPr>
          <w:rFonts w:ascii="Times New Roman" w:hAnsi="Times New Roman" w:cs="Times New Roman"/>
          <w:sz w:val="24"/>
          <w:szCs w:val="24"/>
        </w:rPr>
        <w:t>dựng một thư viện phép toán với số nguyên lớn theo các yêu cầu cụ thể sau:</w:t>
      </w:r>
    </w:p>
    <w:p w14:paraId="5176451D" w14:textId="63F80A5E" w:rsidR="00C821DB" w:rsidRPr="00F40238" w:rsidRDefault="00C821DB" w:rsidP="004721B6">
      <w:pPr>
        <w:pStyle w:val="ListParagraph"/>
        <w:numPr>
          <w:ilvl w:val="0"/>
          <w:numId w:val="54"/>
        </w:numPr>
        <w:tabs>
          <w:tab w:val="left" w:pos="1170"/>
        </w:tabs>
        <w:rPr>
          <w:rFonts w:ascii="Times New Roman" w:hAnsi="Times New Roman" w:cs="Times New Roman"/>
        </w:rPr>
      </w:pPr>
      <w:r w:rsidRPr="00F40238">
        <w:rPr>
          <w:rFonts w:ascii="Times New Roman" w:hAnsi="Times New Roman" w:cs="Times New Roman"/>
          <w:sz w:val="24"/>
          <w:szCs w:val="24"/>
        </w:rPr>
        <w:t>Số nguyên có độ lớn lên tới 1000 chữ số</w:t>
      </w:r>
    </w:p>
    <w:p w14:paraId="0AFE35E4" w14:textId="25BCC507" w:rsidR="00C821DB" w:rsidRPr="00F40238" w:rsidRDefault="00C821DB" w:rsidP="004721B6">
      <w:pPr>
        <w:pStyle w:val="ListParagraph"/>
        <w:numPr>
          <w:ilvl w:val="0"/>
          <w:numId w:val="54"/>
        </w:numPr>
        <w:tabs>
          <w:tab w:val="left" w:pos="1170"/>
        </w:tabs>
        <w:rPr>
          <w:rFonts w:ascii="Times New Roman" w:hAnsi="Times New Roman" w:cs="Times New Roman"/>
        </w:rPr>
      </w:pPr>
      <w:r w:rsidRPr="00F40238">
        <w:rPr>
          <w:rFonts w:ascii="Times New Roman" w:hAnsi="Times New Roman" w:cs="Times New Roman"/>
          <w:sz w:val="24"/>
          <w:szCs w:val="24"/>
        </w:rPr>
        <w:t>Nhận các số hạng từ bàn phím hoặc đọc từ file</w:t>
      </w:r>
    </w:p>
    <w:p w14:paraId="78A61FC3" w14:textId="5AF689C1" w:rsidR="00C821DB" w:rsidRPr="00F40238" w:rsidRDefault="00C821DB" w:rsidP="004721B6">
      <w:pPr>
        <w:pStyle w:val="ListParagraph"/>
        <w:numPr>
          <w:ilvl w:val="0"/>
          <w:numId w:val="54"/>
        </w:numPr>
        <w:tabs>
          <w:tab w:val="left" w:pos="1170"/>
        </w:tabs>
        <w:rPr>
          <w:rFonts w:ascii="Times New Roman" w:hAnsi="Times New Roman" w:cs="Times New Roman"/>
        </w:rPr>
      </w:pPr>
      <w:r w:rsidRPr="00F40238">
        <w:rPr>
          <w:rFonts w:ascii="Times New Roman" w:hAnsi="Times New Roman" w:cs="Times New Roman"/>
          <w:sz w:val="24"/>
          <w:szCs w:val="24"/>
        </w:rPr>
        <w:t>Thực hiện các phép tính toán: cộng, trừ, nhân, chia</w:t>
      </w:r>
    </w:p>
    <w:p w14:paraId="0B94FC2F" w14:textId="5D83498D" w:rsidR="006272D9" w:rsidRPr="00F40238" w:rsidRDefault="00253F2E" w:rsidP="004721B6">
      <w:pPr>
        <w:pStyle w:val="ListParagraph"/>
        <w:numPr>
          <w:ilvl w:val="0"/>
          <w:numId w:val="54"/>
        </w:numPr>
        <w:tabs>
          <w:tab w:val="left" w:pos="1170"/>
        </w:tabs>
        <w:rPr>
          <w:rFonts w:ascii="Times New Roman" w:hAnsi="Times New Roman" w:cs="Times New Roman"/>
        </w:rPr>
      </w:pPr>
      <w:r w:rsidRPr="00F40238">
        <w:rPr>
          <w:rFonts w:ascii="Times New Roman" w:hAnsi="Times New Roman" w:cs="Times New Roman"/>
          <w:sz w:val="24"/>
          <w:szCs w:val="24"/>
        </w:rPr>
        <w:t>Hiển thị thông tin phép t</w:t>
      </w:r>
      <w:r w:rsidR="00111535" w:rsidRPr="00F40238">
        <w:rPr>
          <w:rFonts w:ascii="Times New Roman" w:hAnsi="Times New Roman" w:cs="Times New Roman"/>
          <w:sz w:val="24"/>
          <w:szCs w:val="24"/>
        </w:rPr>
        <w:t>ính ( bao gồm kết quả), lưu ra file.</w:t>
      </w:r>
    </w:p>
    <w:p w14:paraId="52606EF3" w14:textId="1F26A068" w:rsidR="0067468F" w:rsidRPr="00F40238" w:rsidRDefault="0067468F" w:rsidP="00932797">
      <w:pPr>
        <w:tabs>
          <w:tab w:val="left" w:pos="1170"/>
        </w:tabs>
        <w:ind w:firstLine="720"/>
        <w:rPr>
          <w:rFonts w:ascii="Times New Roman" w:hAnsi="Times New Roman" w:cs="Times New Roman"/>
          <w:sz w:val="24"/>
          <w:szCs w:val="24"/>
        </w:rPr>
      </w:pPr>
      <w:r w:rsidRPr="00F40238">
        <w:rPr>
          <w:rFonts w:ascii="Times New Roman" w:hAnsi="Times New Roman" w:cs="Times New Roman"/>
          <w:sz w:val="24"/>
          <w:szCs w:val="24"/>
        </w:rPr>
        <w:t xml:space="preserve">Và sau khi cân nhắc </w:t>
      </w:r>
      <w:r w:rsidR="00576B68" w:rsidRPr="00F40238">
        <w:rPr>
          <w:rFonts w:ascii="Times New Roman" w:hAnsi="Times New Roman" w:cs="Times New Roman"/>
          <w:sz w:val="24"/>
          <w:szCs w:val="24"/>
        </w:rPr>
        <w:t>và dựa trên kiến thức mà em đã học được thì em đã thực hiện chương trình bằng ngôn ngữ lập trình C++</w:t>
      </w:r>
      <w:r w:rsidR="00932797" w:rsidRPr="00F40238">
        <w:rPr>
          <w:rFonts w:ascii="Times New Roman" w:hAnsi="Times New Roman" w:cs="Times New Roman"/>
          <w:sz w:val="24"/>
          <w:szCs w:val="24"/>
        </w:rPr>
        <w:t>.</w:t>
      </w:r>
    </w:p>
    <w:p w14:paraId="021C89D7" w14:textId="329E94D1" w:rsidR="00932797" w:rsidRPr="00F40238" w:rsidRDefault="00A46063" w:rsidP="00932797">
      <w:pPr>
        <w:tabs>
          <w:tab w:val="left" w:pos="1170"/>
        </w:tabs>
        <w:ind w:firstLine="720"/>
        <w:rPr>
          <w:rFonts w:ascii="Times New Roman" w:hAnsi="Times New Roman" w:cs="Times New Roman"/>
          <w:sz w:val="24"/>
          <w:szCs w:val="24"/>
        </w:rPr>
      </w:pPr>
      <w:r w:rsidRPr="00F40238">
        <w:rPr>
          <w:rFonts w:ascii="Times New Roman" w:hAnsi="Times New Roman" w:cs="Times New Roman"/>
          <w:sz w:val="24"/>
          <w:szCs w:val="24"/>
        </w:rPr>
        <w:t>Tất cả các yêu cầu của thầy đã được em thực hiện trong bài báo cáo. Ngoài ra em đã thực hiện thêm một số phần để hoàn hiện chương trình hơn</w:t>
      </w:r>
    </w:p>
    <w:p w14:paraId="4316A9A3" w14:textId="6B979B65" w:rsidR="00747A75" w:rsidRPr="00F40238" w:rsidRDefault="00C86441" w:rsidP="004721B6">
      <w:pPr>
        <w:pStyle w:val="ListParagraph"/>
        <w:numPr>
          <w:ilvl w:val="0"/>
          <w:numId w:val="54"/>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Thêm vào chương trình các hàm dùng để so sánh ( &lt;,&gt;,=,&gt;=.&lt;= ) giữa hai số nguyên lớn</w:t>
      </w:r>
    </w:p>
    <w:p w14:paraId="6900B325" w14:textId="2680A804" w:rsidR="00815E4E" w:rsidRPr="00F40238" w:rsidRDefault="008635F7" w:rsidP="004721B6">
      <w:pPr>
        <w:pStyle w:val="ListParagraph"/>
        <w:numPr>
          <w:ilvl w:val="0"/>
          <w:numId w:val="54"/>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Thêm vào chương trình các hàm dùng thực hiện tìm </w:t>
      </w:r>
      <w:r w:rsidR="00A074BC" w:rsidRPr="00F40238">
        <w:rPr>
          <w:rFonts w:ascii="Times New Roman" w:hAnsi="Times New Roman" w:cs="Times New Roman"/>
          <w:sz w:val="24"/>
          <w:szCs w:val="24"/>
        </w:rPr>
        <w:t xml:space="preserve">ước chung lớn nhất, </w:t>
      </w:r>
      <w:r w:rsidR="00C63686" w:rsidRPr="00F40238">
        <w:rPr>
          <w:rFonts w:ascii="Times New Roman" w:hAnsi="Times New Roman" w:cs="Times New Roman"/>
          <w:sz w:val="24"/>
          <w:szCs w:val="24"/>
        </w:rPr>
        <w:t>bội chung nhỏ nhất, tìm trị tuyệt đối của số nguyên âm…</w:t>
      </w:r>
    </w:p>
    <w:p w14:paraId="7A4D099E" w14:textId="6CFF2E7A" w:rsidR="00901C3E" w:rsidRPr="00F40238" w:rsidRDefault="007E71D9" w:rsidP="004721B6">
      <w:pPr>
        <w:pStyle w:val="ListParagraph"/>
        <w:numPr>
          <w:ilvl w:val="0"/>
          <w:numId w:val="54"/>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Sử dụng thuật toán Karatsuba</w:t>
      </w:r>
      <w:r w:rsidR="00BE4204" w:rsidRPr="00F40238">
        <w:rPr>
          <w:rFonts w:ascii="Times New Roman" w:hAnsi="Times New Roman" w:cs="Times New Roman"/>
          <w:sz w:val="24"/>
          <w:szCs w:val="24"/>
        </w:rPr>
        <w:t xml:space="preserve"> </w:t>
      </w:r>
      <w:r w:rsidR="009F30F8" w:rsidRPr="00F40238">
        <w:rPr>
          <w:rFonts w:ascii="Times New Roman" w:hAnsi="Times New Roman" w:cs="Times New Roman"/>
          <w:sz w:val="24"/>
          <w:szCs w:val="24"/>
        </w:rPr>
        <w:t>để nhân hai số nguyên lớn giúp giảm độ phức tạp</w:t>
      </w:r>
      <w:r w:rsidR="009C1739" w:rsidRPr="00F40238">
        <w:rPr>
          <w:rFonts w:ascii="Times New Roman" w:hAnsi="Times New Roman" w:cs="Times New Roman"/>
          <w:sz w:val="24"/>
          <w:szCs w:val="24"/>
        </w:rPr>
        <w:t xml:space="preserve"> tính toán </w:t>
      </w:r>
      <w:r w:rsidR="00FC62FE" w:rsidRPr="00F40238">
        <w:rPr>
          <w:rFonts w:ascii="Times New Roman" w:hAnsi="Times New Roman" w:cs="Times New Roman"/>
          <w:sz w:val="24"/>
          <w:szCs w:val="24"/>
        </w:rPr>
        <w:t>h</w:t>
      </w:r>
      <w:r w:rsidR="001914E1" w:rsidRPr="00F40238">
        <w:rPr>
          <w:rFonts w:ascii="Times New Roman" w:hAnsi="Times New Roman" w:cs="Times New Roman"/>
          <w:sz w:val="24"/>
          <w:szCs w:val="24"/>
        </w:rPr>
        <w:t>ọc</w:t>
      </w:r>
    </w:p>
    <w:p w14:paraId="60FE805C" w14:textId="402C835B" w:rsidR="001914E1" w:rsidRDefault="001914E1" w:rsidP="004721B6">
      <w:pPr>
        <w:pStyle w:val="ListParagraph"/>
        <w:numPr>
          <w:ilvl w:val="0"/>
          <w:numId w:val="54"/>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Thêm vào các hàm hỗ trợ in kết quả ra màn hình và ra file</w:t>
      </w:r>
      <w:r w:rsidR="002F4D26" w:rsidRPr="00F40238">
        <w:rPr>
          <w:rFonts w:ascii="Times New Roman" w:hAnsi="Times New Roman" w:cs="Times New Roman"/>
          <w:sz w:val="24"/>
          <w:szCs w:val="24"/>
        </w:rPr>
        <w:t>…</w:t>
      </w:r>
    </w:p>
    <w:p w14:paraId="05707066" w14:textId="77777777" w:rsidR="00ED7FE9" w:rsidRPr="00F40238" w:rsidRDefault="00ED7FE9" w:rsidP="00ED7FE9">
      <w:pPr>
        <w:pStyle w:val="ListParagraph"/>
        <w:tabs>
          <w:tab w:val="left" w:pos="1170"/>
        </w:tabs>
        <w:ind w:left="1080"/>
        <w:rPr>
          <w:rFonts w:ascii="Times New Roman" w:hAnsi="Times New Roman" w:cs="Times New Roman"/>
          <w:sz w:val="24"/>
          <w:szCs w:val="24"/>
        </w:rPr>
      </w:pPr>
    </w:p>
    <w:p w14:paraId="4D4B809B" w14:textId="4D475032" w:rsidR="006A561F" w:rsidRPr="00ED7FE9" w:rsidRDefault="006A561F" w:rsidP="004721B6">
      <w:pPr>
        <w:pStyle w:val="ListParagraph"/>
        <w:numPr>
          <w:ilvl w:val="0"/>
          <w:numId w:val="53"/>
        </w:numPr>
        <w:tabs>
          <w:tab w:val="left" w:pos="1170"/>
        </w:tabs>
        <w:rPr>
          <w:rFonts w:ascii="Times New Roman" w:hAnsi="Times New Roman" w:cs="Times New Roman"/>
          <w:b/>
          <w:bCs/>
          <w:sz w:val="24"/>
          <w:szCs w:val="24"/>
        </w:rPr>
      </w:pPr>
      <w:r w:rsidRPr="00ED7FE9">
        <w:rPr>
          <w:rFonts w:ascii="Times New Roman" w:hAnsi="Times New Roman" w:cs="Times New Roman"/>
          <w:b/>
          <w:bCs/>
          <w:sz w:val="24"/>
          <w:szCs w:val="24"/>
        </w:rPr>
        <w:t>Cấu trúc của chương trình</w:t>
      </w:r>
    </w:p>
    <w:p w14:paraId="1B161680" w14:textId="1FD61EEF" w:rsidR="0092560A" w:rsidRPr="00F40238" w:rsidRDefault="0092560A" w:rsidP="0092560A">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Đ</w:t>
      </w:r>
      <w:r w:rsidR="00ED20D6" w:rsidRPr="00F40238">
        <w:rPr>
          <w:rFonts w:ascii="Times New Roman" w:hAnsi="Times New Roman" w:cs="Times New Roman"/>
          <w:sz w:val="24"/>
          <w:szCs w:val="24"/>
        </w:rPr>
        <w:t>ầu tiên em đã phát triển chương trình của em có cấu trúc như sau</w:t>
      </w:r>
      <w:r w:rsidR="00145207" w:rsidRPr="00F40238">
        <w:rPr>
          <w:rFonts w:ascii="Times New Roman" w:hAnsi="Times New Roman" w:cs="Times New Roman"/>
          <w:sz w:val="24"/>
          <w:szCs w:val="24"/>
        </w:rPr>
        <w:t>:</w:t>
      </w:r>
    </w:p>
    <w:p w14:paraId="25CA4FAE" w14:textId="54687406" w:rsidR="00145207" w:rsidRPr="00F40238" w:rsidRDefault="00B21903" w:rsidP="0092560A">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BTL</w:t>
      </w:r>
      <w:r w:rsidR="004B54EA" w:rsidRPr="00F40238">
        <w:rPr>
          <w:rFonts w:ascii="Times New Roman" w:hAnsi="Times New Roman" w:cs="Times New Roman"/>
          <w:sz w:val="24"/>
          <w:szCs w:val="24"/>
        </w:rPr>
        <w:t>/</w:t>
      </w:r>
      <w:r w:rsidRPr="00F40238">
        <w:rPr>
          <w:rFonts w:ascii="Times New Roman" w:hAnsi="Times New Roman" w:cs="Times New Roman"/>
          <w:sz w:val="24"/>
          <w:szCs w:val="24"/>
        </w:rPr>
        <w:t>:</w:t>
      </w:r>
    </w:p>
    <w:p w14:paraId="1EF241D0" w14:textId="7ADE7198" w:rsidR="00ED2C49" w:rsidRPr="00F40238" w:rsidRDefault="00ED2C49" w:rsidP="00C2297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 main.cpp</w:t>
      </w:r>
    </w:p>
    <w:p w14:paraId="4660EBED" w14:textId="56F96FFD" w:rsidR="00027EF4" w:rsidRPr="00F40238" w:rsidRDefault="0075439F" w:rsidP="00C2297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w:t>
      </w:r>
      <w:r w:rsidRPr="00F40238">
        <w:rPr>
          <w:rFonts w:ascii="Times New Roman" w:hAnsi="Times New Roman" w:cs="Times New Roman"/>
          <w:sz w:val="24"/>
          <w:szCs w:val="24"/>
        </w:rPr>
        <w:tab/>
      </w:r>
      <w:r w:rsidRPr="00F40238">
        <w:rPr>
          <w:rFonts w:ascii="Times New Roman" w:hAnsi="Times New Roman" w:cs="Times New Roman"/>
          <w:sz w:val="24"/>
          <w:szCs w:val="24"/>
        </w:rPr>
        <w:tab/>
        <w:t xml:space="preserve">    ├ </w:t>
      </w:r>
      <w:r w:rsidR="00213B1E" w:rsidRPr="00F40238">
        <w:rPr>
          <w:rFonts w:ascii="Times New Roman" w:hAnsi="Times New Roman" w:cs="Times New Roman"/>
          <w:sz w:val="24"/>
          <w:szCs w:val="24"/>
        </w:rPr>
        <w:t xml:space="preserve">Struct ‘bigint’ # Định nghĩa cấu trúc </w:t>
      </w:r>
      <w:r w:rsidR="00F93A4B" w:rsidRPr="00F40238">
        <w:rPr>
          <w:rFonts w:ascii="Times New Roman" w:hAnsi="Times New Roman" w:cs="Times New Roman"/>
          <w:sz w:val="24"/>
          <w:szCs w:val="24"/>
        </w:rPr>
        <w:t>‘bigint’ và các phép toán</w:t>
      </w:r>
    </w:p>
    <w:p w14:paraId="4A03B6A4" w14:textId="19AD96FC" w:rsidR="00F93A4B" w:rsidRPr="00F40238" w:rsidRDefault="00F93A4B" w:rsidP="00C2297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w:t>
      </w:r>
      <w:r w:rsidRPr="00F40238">
        <w:rPr>
          <w:rFonts w:ascii="Times New Roman" w:hAnsi="Times New Roman" w:cs="Times New Roman"/>
          <w:sz w:val="24"/>
          <w:szCs w:val="24"/>
        </w:rPr>
        <w:tab/>
      </w:r>
      <w:r w:rsidRPr="00F40238">
        <w:rPr>
          <w:rFonts w:ascii="Times New Roman" w:hAnsi="Times New Roman" w:cs="Times New Roman"/>
          <w:sz w:val="24"/>
          <w:szCs w:val="24"/>
        </w:rPr>
        <w:tab/>
        <w:t xml:space="preserve">    ├</w:t>
      </w:r>
      <w:r w:rsidR="009158AC" w:rsidRPr="00F40238">
        <w:rPr>
          <w:rFonts w:ascii="Times New Roman" w:hAnsi="Times New Roman" w:cs="Times New Roman"/>
          <w:sz w:val="24"/>
          <w:szCs w:val="24"/>
        </w:rPr>
        <w:t xml:space="preserve">void </w:t>
      </w:r>
      <w:r w:rsidR="001F7702" w:rsidRPr="00F40238">
        <w:rPr>
          <w:rFonts w:ascii="Times New Roman" w:hAnsi="Times New Roman" w:cs="Times New Roman"/>
          <w:sz w:val="24"/>
          <w:szCs w:val="24"/>
        </w:rPr>
        <w:t>/*</w:t>
      </w:r>
      <w:r w:rsidR="009158AC" w:rsidRPr="00F40238">
        <w:rPr>
          <w:rFonts w:ascii="Times New Roman" w:hAnsi="Times New Roman" w:cs="Times New Roman"/>
          <w:sz w:val="24"/>
          <w:szCs w:val="24"/>
        </w:rPr>
        <w:t xml:space="preserve"> Các hàm thực hiện chức năng in kết qu</w:t>
      </w:r>
      <w:r w:rsidR="001F7702" w:rsidRPr="00F40238">
        <w:rPr>
          <w:rFonts w:ascii="Times New Roman" w:hAnsi="Times New Roman" w:cs="Times New Roman"/>
          <w:sz w:val="24"/>
          <w:szCs w:val="24"/>
        </w:rPr>
        <w:t>ả */ ()</w:t>
      </w:r>
    </w:p>
    <w:p w14:paraId="37A7FB3D" w14:textId="4448D400" w:rsidR="001F7702" w:rsidRPr="00F40238" w:rsidRDefault="00A11025" w:rsidP="00C2297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w:t>
      </w:r>
      <w:r w:rsidRPr="00F40238">
        <w:rPr>
          <w:rFonts w:ascii="Times New Roman" w:hAnsi="Times New Roman" w:cs="Times New Roman"/>
          <w:sz w:val="24"/>
          <w:szCs w:val="24"/>
        </w:rPr>
        <w:tab/>
      </w:r>
      <w:r w:rsidRPr="00F40238">
        <w:rPr>
          <w:rFonts w:ascii="Times New Roman" w:hAnsi="Times New Roman" w:cs="Times New Roman"/>
          <w:sz w:val="24"/>
          <w:szCs w:val="24"/>
        </w:rPr>
        <w:tab/>
        <w:t xml:space="preserve">    └Hàm main</w:t>
      </w:r>
      <w:r w:rsidR="00183B08" w:rsidRPr="00F40238">
        <w:rPr>
          <w:rFonts w:ascii="Times New Roman" w:hAnsi="Times New Roman" w:cs="Times New Roman"/>
          <w:sz w:val="24"/>
          <w:szCs w:val="24"/>
        </w:rPr>
        <w:t xml:space="preserve"> // Hàm chính để thực hiện chương trình</w:t>
      </w:r>
      <w:r w:rsidR="00DD0B2A" w:rsidRPr="00F40238">
        <w:rPr>
          <w:rFonts w:ascii="Times New Roman" w:hAnsi="Times New Roman" w:cs="Times New Roman"/>
          <w:sz w:val="24"/>
          <w:szCs w:val="24"/>
        </w:rPr>
        <w:t xml:space="preserve"> </w:t>
      </w:r>
      <w:r w:rsidR="00D87D09" w:rsidRPr="00F40238">
        <w:rPr>
          <w:rFonts w:ascii="Times New Roman" w:hAnsi="Times New Roman" w:cs="Times New Roman"/>
          <w:sz w:val="24"/>
          <w:szCs w:val="24"/>
        </w:rPr>
        <w:t xml:space="preserve">chính </w:t>
      </w:r>
    </w:p>
    <w:p w14:paraId="6C05ED7E" w14:textId="4637F1BB" w:rsidR="00170868" w:rsidRPr="00F40238" w:rsidRDefault="00ED2C49" w:rsidP="00ED2C49">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 </w:t>
      </w:r>
      <w:r w:rsidR="002D7083" w:rsidRPr="00F40238">
        <w:rPr>
          <w:rFonts w:ascii="Times New Roman" w:hAnsi="Times New Roman" w:cs="Times New Roman"/>
          <w:sz w:val="24"/>
          <w:szCs w:val="24"/>
        </w:rPr>
        <w:t>Kiem_thu</w:t>
      </w:r>
      <w:r w:rsidR="004B54EA" w:rsidRPr="00F40238">
        <w:rPr>
          <w:rFonts w:ascii="Times New Roman" w:hAnsi="Times New Roman" w:cs="Times New Roman"/>
          <w:sz w:val="24"/>
          <w:szCs w:val="24"/>
        </w:rPr>
        <w:t>/</w:t>
      </w:r>
    </w:p>
    <w:p w14:paraId="28CD6E4F" w14:textId="641A1853" w:rsidR="004B54EA" w:rsidRPr="00F40238" w:rsidRDefault="004B54EA" w:rsidP="00ED2C49">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ab/>
      </w:r>
      <w:r w:rsidRPr="00F40238">
        <w:rPr>
          <w:rFonts w:ascii="Times New Roman" w:hAnsi="Times New Roman" w:cs="Times New Roman"/>
          <w:sz w:val="24"/>
          <w:szCs w:val="24"/>
        </w:rPr>
        <w:tab/>
        <w:t xml:space="preserve">    ├── </w:t>
      </w:r>
      <w:r w:rsidR="00027EF4" w:rsidRPr="00F40238">
        <w:rPr>
          <w:rFonts w:ascii="Times New Roman" w:hAnsi="Times New Roman" w:cs="Times New Roman"/>
          <w:sz w:val="24"/>
          <w:szCs w:val="24"/>
        </w:rPr>
        <w:t>Ket_Qua.txt</w:t>
      </w:r>
      <w:r w:rsidR="00183B08" w:rsidRPr="00F40238">
        <w:rPr>
          <w:rFonts w:ascii="Times New Roman" w:hAnsi="Times New Roman" w:cs="Times New Roman"/>
          <w:sz w:val="24"/>
          <w:szCs w:val="24"/>
        </w:rPr>
        <w:t xml:space="preserve"> //File để </w:t>
      </w:r>
      <w:r w:rsidR="00D04195" w:rsidRPr="00F40238">
        <w:rPr>
          <w:rFonts w:ascii="Times New Roman" w:hAnsi="Times New Roman" w:cs="Times New Roman"/>
          <w:sz w:val="24"/>
          <w:szCs w:val="24"/>
        </w:rPr>
        <w:t>lưu kết quả</w:t>
      </w:r>
    </w:p>
    <w:p w14:paraId="5CB43762" w14:textId="703DEC3F" w:rsidR="006B34D6" w:rsidRPr="00F40238" w:rsidRDefault="00027EF4" w:rsidP="006B34D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ab/>
      </w:r>
      <w:r w:rsidRPr="00F40238">
        <w:rPr>
          <w:rFonts w:ascii="Times New Roman" w:hAnsi="Times New Roman" w:cs="Times New Roman"/>
          <w:sz w:val="24"/>
          <w:szCs w:val="24"/>
        </w:rPr>
        <w:tab/>
        <w:t xml:space="preserve">    └── (Các trường hợp kiểm thử) .txt</w:t>
      </w:r>
      <w:r w:rsidR="00D04195" w:rsidRPr="00F40238">
        <w:rPr>
          <w:rFonts w:ascii="Times New Roman" w:hAnsi="Times New Roman" w:cs="Times New Roman"/>
          <w:sz w:val="24"/>
          <w:szCs w:val="24"/>
        </w:rPr>
        <w:t xml:space="preserve"> //File các trường hợp kiểm thử</w:t>
      </w:r>
      <w:r w:rsidR="00725BC5" w:rsidRPr="00F40238">
        <w:rPr>
          <w:rFonts w:ascii="Times New Roman" w:hAnsi="Times New Roman" w:cs="Times New Roman"/>
          <w:sz w:val="24"/>
          <w:szCs w:val="24"/>
        </w:rPr>
        <w:t>.</w:t>
      </w:r>
    </w:p>
    <w:p w14:paraId="109DCF2E" w14:textId="6D611FA1" w:rsidR="006B34D6" w:rsidRPr="00F40238" w:rsidRDefault="007D5AC3" w:rsidP="007D5AC3">
      <w:pPr>
        <w:pStyle w:val="ListParagraph"/>
        <w:tabs>
          <w:tab w:val="left" w:pos="1170"/>
          <w:tab w:val="left" w:pos="9360"/>
        </w:tabs>
        <w:ind w:hanging="810"/>
        <w:rPr>
          <w:rFonts w:ascii="Times New Roman" w:hAnsi="Times New Roman" w:cs="Times New Roman"/>
          <w:sz w:val="24"/>
          <w:szCs w:val="24"/>
        </w:rPr>
      </w:pPr>
      <w:r w:rsidRPr="00F40238">
        <w:rPr>
          <w:rFonts w:ascii="Times New Roman" w:hAnsi="Times New Roman" w:cs="Times New Roman"/>
          <w:noProof/>
          <w:sz w:val="24"/>
          <w:szCs w:val="24"/>
        </w:rPr>
        <w:lastRenderedPageBreak/>
        <w:drawing>
          <wp:inline distT="0" distB="0" distL="0" distR="0" wp14:anchorId="42075D8C" wp14:editId="6E768FFC">
            <wp:extent cx="6057900" cy="2126615"/>
            <wp:effectExtent l="0" t="0" r="0" b="6985"/>
            <wp:docPr id="26779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7655" name=""/>
                    <pic:cNvPicPr/>
                  </pic:nvPicPr>
                  <pic:blipFill>
                    <a:blip r:embed="rId22"/>
                    <a:stretch>
                      <a:fillRect/>
                    </a:stretch>
                  </pic:blipFill>
                  <pic:spPr>
                    <a:xfrm>
                      <a:off x="0" y="0"/>
                      <a:ext cx="6057964" cy="2126637"/>
                    </a:xfrm>
                    <a:prstGeom prst="rect">
                      <a:avLst/>
                    </a:prstGeom>
                  </pic:spPr>
                </pic:pic>
              </a:graphicData>
            </a:graphic>
          </wp:inline>
        </w:drawing>
      </w:r>
    </w:p>
    <w:p w14:paraId="4466B0DA" w14:textId="77777777" w:rsidR="006B34D6" w:rsidRPr="00F40238" w:rsidRDefault="006B34D6" w:rsidP="006B34D6">
      <w:pPr>
        <w:pStyle w:val="ListParagraph"/>
        <w:tabs>
          <w:tab w:val="left" w:pos="1170"/>
        </w:tabs>
        <w:rPr>
          <w:rFonts w:ascii="Times New Roman" w:hAnsi="Times New Roman" w:cs="Times New Roman"/>
          <w:sz w:val="24"/>
          <w:szCs w:val="24"/>
        </w:rPr>
      </w:pPr>
    </w:p>
    <w:p w14:paraId="31D4E8BE" w14:textId="5C2F4F34" w:rsidR="006B34D6" w:rsidRPr="00ED7FE9" w:rsidRDefault="006B34D6" w:rsidP="004721B6">
      <w:pPr>
        <w:pStyle w:val="ListParagraph"/>
        <w:numPr>
          <w:ilvl w:val="0"/>
          <w:numId w:val="55"/>
        </w:numPr>
        <w:tabs>
          <w:tab w:val="left" w:pos="1170"/>
        </w:tabs>
        <w:rPr>
          <w:rFonts w:ascii="Times New Roman" w:hAnsi="Times New Roman" w:cs="Times New Roman"/>
          <w:b/>
          <w:bCs/>
          <w:sz w:val="24"/>
          <w:szCs w:val="24"/>
        </w:rPr>
      </w:pPr>
      <w:r w:rsidRPr="00ED7FE9">
        <w:rPr>
          <w:rFonts w:ascii="Times New Roman" w:hAnsi="Times New Roman" w:cs="Times New Roman"/>
          <w:b/>
          <w:bCs/>
          <w:sz w:val="24"/>
          <w:szCs w:val="24"/>
        </w:rPr>
        <w:t xml:space="preserve">Chức năng của chương trình </w:t>
      </w:r>
    </w:p>
    <w:p w14:paraId="76BD51F2" w14:textId="675A2DD3" w:rsidR="007D5AC3" w:rsidRPr="00ED7FE9" w:rsidRDefault="002D7A03" w:rsidP="004721B6">
      <w:pPr>
        <w:pStyle w:val="ListParagraph"/>
        <w:numPr>
          <w:ilvl w:val="0"/>
          <w:numId w:val="56"/>
        </w:numPr>
        <w:tabs>
          <w:tab w:val="left" w:pos="1170"/>
        </w:tabs>
        <w:rPr>
          <w:rFonts w:ascii="Times New Roman" w:hAnsi="Times New Roman" w:cs="Times New Roman"/>
          <w:b/>
          <w:bCs/>
          <w:sz w:val="24"/>
          <w:szCs w:val="24"/>
        </w:rPr>
      </w:pPr>
      <w:r w:rsidRPr="00ED7FE9">
        <w:rPr>
          <w:rFonts w:ascii="Times New Roman" w:hAnsi="Times New Roman" w:cs="Times New Roman"/>
          <w:b/>
          <w:bCs/>
          <w:sz w:val="24"/>
          <w:szCs w:val="24"/>
        </w:rPr>
        <w:t>Sơ đồ phân rã chức năng – FDD</w:t>
      </w:r>
    </w:p>
    <w:p w14:paraId="0C96D9BB" w14:textId="77777777" w:rsidR="00E55219" w:rsidRPr="00F40238" w:rsidRDefault="009A7F55" w:rsidP="009103B6">
      <w:pPr>
        <w:pStyle w:val="ListParagraph"/>
        <w:tabs>
          <w:tab w:val="left" w:pos="1170"/>
        </w:tabs>
        <w:ind w:left="360" w:firstLine="360"/>
        <w:rPr>
          <w:rFonts w:ascii="Times New Roman" w:hAnsi="Times New Roman" w:cs="Times New Roman"/>
          <w:sz w:val="24"/>
          <w:szCs w:val="24"/>
        </w:rPr>
      </w:pPr>
      <w:r w:rsidRPr="00F40238">
        <w:rPr>
          <w:rFonts w:ascii="Times New Roman" w:hAnsi="Times New Roman" w:cs="Times New Roman"/>
          <w:sz w:val="24"/>
          <w:szCs w:val="24"/>
        </w:rPr>
        <w:t xml:space="preserve">Sơ đồ phân rã chức năng (Functional Decomposition Diagram) là một công cụ phân tích được sử dụng để phân chia các chức năng chính của một hệ thống hoặc ứng dụng thành các phần nhỏ hơn, dễ quản lý hơn. Nó bao gồm các mức chức năng liên quan đến nhau, từ mức cao nhất đại diện cho chức năng chính của hệ thống cho đến các mức dưới đại diện cho các chức năng con chi tiết hơn. Sơ đồ phân rã chức năng giúp hiểu rõ hơn cấu trúc tổ chức của hệ thống và mối quan hệ giữa các chức năng khác nhau. </w:t>
      </w:r>
    </w:p>
    <w:p w14:paraId="33C64599" w14:textId="615CF54D" w:rsidR="000A62B8" w:rsidRDefault="009A7F55" w:rsidP="001E5229">
      <w:pPr>
        <w:pStyle w:val="ListParagraph"/>
        <w:tabs>
          <w:tab w:val="left" w:pos="1170"/>
        </w:tabs>
        <w:ind w:left="360" w:firstLine="720"/>
        <w:rPr>
          <w:rFonts w:ascii="Times New Roman" w:hAnsi="Times New Roman" w:cs="Times New Roman"/>
          <w:sz w:val="24"/>
          <w:szCs w:val="24"/>
        </w:rPr>
      </w:pPr>
      <w:r w:rsidRPr="00F40238">
        <w:rPr>
          <w:rFonts w:ascii="Times New Roman" w:hAnsi="Times New Roman" w:cs="Times New Roman"/>
          <w:sz w:val="24"/>
          <w:szCs w:val="24"/>
        </w:rPr>
        <w:t xml:space="preserve">Dưới đây là sơ đồ phân rã chức năng trong thư viện </w:t>
      </w:r>
      <w:r w:rsidR="00E55219" w:rsidRPr="00F40238">
        <w:rPr>
          <w:rFonts w:ascii="Times New Roman" w:hAnsi="Times New Roman" w:cs="Times New Roman"/>
          <w:sz w:val="24"/>
          <w:szCs w:val="24"/>
        </w:rPr>
        <w:t xml:space="preserve">làm việc với số nguyên lớn </w:t>
      </w:r>
      <w:r w:rsidRPr="00F40238">
        <w:rPr>
          <w:rFonts w:ascii="Times New Roman" w:hAnsi="Times New Roman" w:cs="Times New Roman"/>
          <w:sz w:val="24"/>
          <w:szCs w:val="24"/>
        </w:rPr>
        <w:t>mà báo cáo này đang đề cập tới:</w:t>
      </w:r>
    </w:p>
    <w:p w14:paraId="795B6CAC" w14:textId="77777777" w:rsidR="001E5229" w:rsidRDefault="001E5229" w:rsidP="001E5229">
      <w:pPr>
        <w:pStyle w:val="ListParagraph"/>
        <w:tabs>
          <w:tab w:val="left" w:pos="1170"/>
        </w:tabs>
        <w:ind w:left="360" w:firstLine="720"/>
        <w:rPr>
          <w:rFonts w:ascii="Times New Roman" w:hAnsi="Times New Roman" w:cs="Times New Roman"/>
          <w:sz w:val="24"/>
          <w:szCs w:val="24"/>
        </w:rPr>
      </w:pPr>
    </w:p>
    <w:p w14:paraId="1427F711" w14:textId="77777777" w:rsidR="001E5229" w:rsidRPr="001E5229" w:rsidRDefault="001E5229" w:rsidP="001E5229">
      <w:pPr>
        <w:pStyle w:val="ListParagraph"/>
        <w:tabs>
          <w:tab w:val="left" w:pos="1170"/>
        </w:tabs>
        <w:ind w:left="360" w:firstLine="720"/>
        <w:rPr>
          <w:rFonts w:ascii="Times New Roman" w:hAnsi="Times New Roman" w:cs="Times New Roman"/>
          <w:sz w:val="24"/>
          <w:szCs w:val="24"/>
        </w:rPr>
      </w:pPr>
    </w:p>
    <w:p w14:paraId="4818865B" w14:textId="41ABC4FB" w:rsidR="000A62B8" w:rsidRPr="00F40238" w:rsidRDefault="001E5229" w:rsidP="001E5229">
      <w:pPr>
        <w:pStyle w:val="ListParagraph"/>
        <w:tabs>
          <w:tab w:val="left" w:pos="1170"/>
        </w:tabs>
        <w:ind w:left="360" w:hanging="27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B09FA1" wp14:editId="4CD14A99">
            <wp:extent cx="5936615" cy="2129050"/>
            <wp:effectExtent l="0" t="0" r="6985" b="5080"/>
            <wp:docPr id="2119000636" name="Picture 6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0636" name="Picture 60" descr="A diagram of a compan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5046" cy="2132074"/>
                    </a:xfrm>
                    <a:prstGeom prst="rect">
                      <a:avLst/>
                    </a:prstGeom>
                    <a:noFill/>
                    <a:ln>
                      <a:noFill/>
                    </a:ln>
                  </pic:spPr>
                </pic:pic>
              </a:graphicData>
            </a:graphic>
          </wp:inline>
        </w:drawing>
      </w:r>
    </w:p>
    <w:p w14:paraId="135140A0" w14:textId="77777777" w:rsidR="000A62B8" w:rsidRPr="00F40238" w:rsidRDefault="000A62B8" w:rsidP="009103B6">
      <w:pPr>
        <w:pStyle w:val="ListParagraph"/>
        <w:tabs>
          <w:tab w:val="left" w:pos="1170"/>
        </w:tabs>
        <w:ind w:left="360" w:firstLine="720"/>
        <w:rPr>
          <w:rFonts w:ascii="Times New Roman" w:hAnsi="Times New Roman" w:cs="Times New Roman"/>
          <w:sz w:val="24"/>
          <w:szCs w:val="24"/>
        </w:rPr>
      </w:pPr>
    </w:p>
    <w:p w14:paraId="513872B8" w14:textId="77777777" w:rsidR="000A62B8" w:rsidRPr="00F40238" w:rsidRDefault="000A62B8" w:rsidP="009103B6">
      <w:pPr>
        <w:pStyle w:val="ListParagraph"/>
        <w:tabs>
          <w:tab w:val="left" w:pos="1170"/>
        </w:tabs>
        <w:ind w:left="360" w:firstLine="720"/>
        <w:rPr>
          <w:rFonts w:ascii="Times New Roman" w:hAnsi="Times New Roman" w:cs="Times New Roman"/>
          <w:sz w:val="24"/>
          <w:szCs w:val="24"/>
        </w:rPr>
      </w:pPr>
    </w:p>
    <w:p w14:paraId="78F50242" w14:textId="77777777" w:rsidR="000A62B8" w:rsidRPr="00F40238" w:rsidRDefault="000A62B8" w:rsidP="009103B6">
      <w:pPr>
        <w:pStyle w:val="ListParagraph"/>
        <w:tabs>
          <w:tab w:val="left" w:pos="1170"/>
        </w:tabs>
        <w:ind w:left="360" w:firstLine="720"/>
        <w:rPr>
          <w:rFonts w:ascii="Times New Roman" w:hAnsi="Times New Roman" w:cs="Times New Roman"/>
          <w:sz w:val="24"/>
          <w:szCs w:val="24"/>
        </w:rPr>
      </w:pPr>
    </w:p>
    <w:p w14:paraId="3229100B" w14:textId="77777777" w:rsidR="000A62B8" w:rsidRPr="00F40238" w:rsidRDefault="000A62B8" w:rsidP="009103B6">
      <w:pPr>
        <w:pStyle w:val="ListParagraph"/>
        <w:tabs>
          <w:tab w:val="left" w:pos="1170"/>
        </w:tabs>
        <w:ind w:left="360" w:firstLine="720"/>
        <w:rPr>
          <w:rFonts w:ascii="Times New Roman" w:hAnsi="Times New Roman" w:cs="Times New Roman"/>
          <w:sz w:val="24"/>
          <w:szCs w:val="24"/>
        </w:rPr>
      </w:pPr>
    </w:p>
    <w:p w14:paraId="2258973A" w14:textId="77777777" w:rsidR="000A62B8" w:rsidRPr="001E5229" w:rsidRDefault="000A62B8" w:rsidP="001E5229">
      <w:pPr>
        <w:tabs>
          <w:tab w:val="left" w:pos="1170"/>
        </w:tabs>
        <w:rPr>
          <w:rFonts w:ascii="Times New Roman" w:hAnsi="Times New Roman" w:cs="Times New Roman"/>
          <w:sz w:val="24"/>
          <w:szCs w:val="24"/>
        </w:rPr>
      </w:pPr>
    </w:p>
    <w:p w14:paraId="5BFD21A9" w14:textId="2B48FCBB" w:rsidR="00F07CEA" w:rsidRPr="00ED7FE9" w:rsidRDefault="00F07CEA" w:rsidP="004721B6">
      <w:pPr>
        <w:pStyle w:val="ListParagraph"/>
        <w:numPr>
          <w:ilvl w:val="0"/>
          <w:numId w:val="56"/>
        </w:numPr>
        <w:tabs>
          <w:tab w:val="left" w:pos="1170"/>
        </w:tabs>
        <w:rPr>
          <w:rFonts w:ascii="Times New Roman" w:hAnsi="Times New Roman" w:cs="Times New Roman"/>
          <w:b/>
          <w:bCs/>
          <w:sz w:val="24"/>
          <w:szCs w:val="24"/>
        </w:rPr>
      </w:pPr>
      <w:r w:rsidRPr="00ED7FE9">
        <w:rPr>
          <w:rFonts w:ascii="Times New Roman" w:hAnsi="Times New Roman" w:cs="Times New Roman"/>
          <w:b/>
          <w:bCs/>
          <w:sz w:val="24"/>
          <w:szCs w:val="24"/>
        </w:rPr>
        <w:lastRenderedPageBreak/>
        <w:t xml:space="preserve">Xây dựng các mô hình chức năng </w:t>
      </w:r>
    </w:p>
    <w:p w14:paraId="11183191" w14:textId="738E88B1" w:rsidR="00582F9B" w:rsidRPr="00ED7FE9" w:rsidRDefault="00AD3BBC" w:rsidP="004721B6">
      <w:pPr>
        <w:pStyle w:val="ListParagraph"/>
        <w:numPr>
          <w:ilvl w:val="1"/>
          <w:numId w:val="56"/>
        </w:numPr>
        <w:tabs>
          <w:tab w:val="left" w:pos="1170"/>
        </w:tabs>
        <w:rPr>
          <w:rFonts w:ascii="Times New Roman" w:hAnsi="Times New Roman" w:cs="Times New Roman"/>
          <w:b/>
          <w:bCs/>
          <w:sz w:val="24"/>
          <w:szCs w:val="24"/>
        </w:rPr>
      </w:pPr>
      <w:r w:rsidRPr="00ED7FE9">
        <w:rPr>
          <w:rFonts w:ascii="Times New Roman" w:hAnsi="Times New Roman" w:cs="Times New Roman"/>
          <w:b/>
          <w:bCs/>
          <w:sz w:val="24"/>
          <w:szCs w:val="24"/>
        </w:rPr>
        <w:t>Xây dựng hàm thực hiện chức năng chính chương trình (main)</w:t>
      </w:r>
    </w:p>
    <w:p w14:paraId="30475EA0" w14:textId="5FBB20B7" w:rsidR="000122A8" w:rsidRPr="00F40238" w:rsidRDefault="00D216C7" w:rsidP="004721B6">
      <w:pPr>
        <w:pStyle w:val="ListParagraph"/>
        <w:numPr>
          <w:ilvl w:val="0"/>
          <w:numId w:val="57"/>
        </w:numPr>
        <w:tabs>
          <w:tab w:val="left" w:pos="900"/>
        </w:tabs>
        <w:ind w:left="720" w:firstLine="0"/>
        <w:rPr>
          <w:rFonts w:ascii="Times New Roman" w:hAnsi="Times New Roman" w:cs="Times New Roman"/>
          <w:sz w:val="24"/>
          <w:szCs w:val="24"/>
        </w:rPr>
      </w:pPr>
      <w:r w:rsidRPr="00F40238">
        <w:rPr>
          <w:rFonts w:ascii="Times New Roman" w:hAnsi="Times New Roman" w:cs="Times New Roman"/>
          <w:sz w:val="24"/>
          <w:szCs w:val="24"/>
        </w:rPr>
        <w:t xml:space="preserve">Thực hiện nhập hai số nguyên lớn có thể từ bàn phím hoặc đọc từ file </w:t>
      </w:r>
      <w:r w:rsidR="002B27F3" w:rsidRPr="00F40238">
        <w:rPr>
          <w:rFonts w:ascii="Times New Roman" w:hAnsi="Times New Roman" w:cs="Times New Roman"/>
          <w:sz w:val="24"/>
          <w:szCs w:val="24"/>
        </w:rPr>
        <w:t>(.txt) vào để thực hiện các lệnh tính toán</w:t>
      </w:r>
    </w:p>
    <w:p w14:paraId="7DE829E6" w14:textId="25D3D0E5" w:rsidR="002B27F3" w:rsidRPr="00F40238" w:rsidRDefault="009926F0" w:rsidP="004721B6">
      <w:pPr>
        <w:pStyle w:val="ListParagraph"/>
        <w:numPr>
          <w:ilvl w:val="0"/>
          <w:numId w:val="57"/>
        </w:numPr>
        <w:tabs>
          <w:tab w:val="left" w:pos="720"/>
          <w:tab w:val="left" w:pos="900"/>
          <w:tab w:val="left" w:pos="1080"/>
        </w:tabs>
        <w:ind w:left="720" w:firstLine="0"/>
        <w:rPr>
          <w:rFonts w:ascii="Times New Roman" w:hAnsi="Times New Roman" w:cs="Times New Roman"/>
          <w:sz w:val="24"/>
          <w:szCs w:val="24"/>
        </w:rPr>
      </w:pPr>
      <w:r w:rsidRPr="00F40238">
        <w:rPr>
          <w:rFonts w:ascii="Times New Roman" w:hAnsi="Times New Roman" w:cs="Times New Roman"/>
          <w:sz w:val="24"/>
          <w:szCs w:val="24"/>
        </w:rPr>
        <w:t>Tạo ra một giao diện dòng lệnh cho phé</w:t>
      </w:r>
      <w:r w:rsidR="004C7695" w:rsidRPr="00F40238">
        <w:rPr>
          <w:rFonts w:ascii="Times New Roman" w:hAnsi="Times New Roman" w:cs="Times New Roman"/>
          <w:sz w:val="24"/>
          <w:szCs w:val="24"/>
        </w:rPr>
        <w:t>p</w:t>
      </w:r>
      <w:r w:rsidRPr="00F40238">
        <w:rPr>
          <w:rFonts w:ascii="Times New Roman" w:hAnsi="Times New Roman" w:cs="Times New Roman"/>
          <w:sz w:val="24"/>
          <w:szCs w:val="24"/>
        </w:rPr>
        <w:t xml:space="preserve"> người dùng thực hiện một số yêu cầu sử dụng các chức năng của cấu trúc </w:t>
      </w:r>
      <w:r w:rsidR="00375C16" w:rsidRPr="00F40238">
        <w:rPr>
          <w:rFonts w:ascii="Times New Roman" w:hAnsi="Times New Roman" w:cs="Times New Roman"/>
          <w:sz w:val="24"/>
          <w:szCs w:val="24"/>
        </w:rPr>
        <w:t>và kết thúc chương trình hệ thống</w:t>
      </w:r>
    </w:p>
    <w:p w14:paraId="72E07004" w14:textId="13A1C20A" w:rsidR="00D130FE" w:rsidRPr="00F40238" w:rsidRDefault="00D130FE" w:rsidP="00D130FE">
      <w:pPr>
        <w:pStyle w:val="ListParagraph"/>
        <w:tabs>
          <w:tab w:val="left" w:pos="720"/>
          <w:tab w:val="left" w:pos="900"/>
          <w:tab w:val="left" w:pos="1080"/>
        </w:tabs>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3F9DA4DE" wp14:editId="37815D8D">
            <wp:extent cx="5114429" cy="2081048"/>
            <wp:effectExtent l="0" t="0" r="0" b="0"/>
            <wp:docPr id="61026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65556" name=""/>
                    <pic:cNvPicPr/>
                  </pic:nvPicPr>
                  <pic:blipFill>
                    <a:blip r:embed="rId24"/>
                    <a:stretch>
                      <a:fillRect/>
                    </a:stretch>
                  </pic:blipFill>
                  <pic:spPr>
                    <a:xfrm>
                      <a:off x="0" y="0"/>
                      <a:ext cx="5126470" cy="2085947"/>
                    </a:xfrm>
                    <a:prstGeom prst="rect">
                      <a:avLst/>
                    </a:prstGeom>
                  </pic:spPr>
                </pic:pic>
              </a:graphicData>
            </a:graphic>
          </wp:inline>
        </w:drawing>
      </w:r>
    </w:p>
    <w:p w14:paraId="49C6C707" w14:textId="70D95A88" w:rsidR="00D130FE" w:rsidRPr="00AA4FAF" w:rsidRDefault="00D130FE" w:rsidP="00AA4FAF">
      <w:pPr>
        <w:pStyle w:val="ListParagraph"/>
        <w:tabs>
          <w:tab w:val="left" w:pos="900"/>
          <w:tab w:val="left" w:pos="1170"/>
        </w:tabs>
        <w:ind w:left="810" w:firstLine="2700"/>
        <w:rPr>
          <w:rFonts w:ascii="Times New Roman" w:hAnsi="Times New Roman" w:cs="Times New Roman"/>
          <w:i/>
          <w:iCs/>
          <w:sz w:val="24"/>
          <w:szCs w:val="24"/>
        </w:rPr>
      </w:pPr>
      <w:r w:rsidRPr="00F40238">
        <w:rPr>
          <w:rFonts w:ascii="Times New Roman" w:hAnsi="Times New Roman" w:cs="Times New Roman"/>
          <w:sz w:val="24"/>
          <w:szCs w:val="24"/>
        </w:rPr>
        <w:t xml:space="preserve"> </w:t>
      </w:r>
      <w:r w:rsidRPr="00AA4FAF">
        <w:rPr>
          <w:rFonts w:ascii="Times New Roman" w:hAnsi="Times New Roman" w:cs="Times New Roman"/>
          <w:i/>
          <w:iCs/>
          <w:sz w:val="24"/>
          <w:szCs w:val="24"/>
        </w:rPr>
        <w:t>Bảng lựa chọn</w:t>
      </w:r>
    </w:p>
    <w:p w14:paraId="0CE86065" w14:textId="77777777" w:rsidR="00D130FE" w:rsidRPr="00AA4FAF" w:rsidRDefault="00D130FE" w:rsidP="00D130FE">
      <w:pPr>
        <w:pStyle w:val="ListParagraph"/>
        <w:tabs>
          <w:tab w:val="left" w:pos="720"/>
          <w:tab w:val="left" w:pos="900"/>
          <w:tab w:val="left" w:pos="1080"/>
        </w:tabs>
        <w:rPr>
          <w:rFonts w:ascii="Times New Roman" w:hAnsi="Times New Roman" w:cs="Times New Roman"/>
          <w:i/>
          <w:iCs/>
          <w:sz w:val="24"/>
          <w:szCs w:val="24"/>
        </w:rPr>
      </w:pPr>
    </w:p>
    <w:p w14:paraId="100310BD" w14:textId="77777777" w:rsidR="002C5729" w:rsidRPr="00F40238" w:rsidRDefault="002C5729" w:rsidP="002C5729">
      <w:pPr>
        <w:pStyle w:val="ListParagraph"/>
        <w:tabs>
          <w:tab w:val="left" w:pos="720"/>
          <w:tab w:val="left" w:pos="900"/>
          <w:tab w:val="left" w:pos="1080"/>
        </w:tabs>
        <w:rPr>
          <w:rFonts w:ascii="Times New Roman" w:hAnsi="Times New Roman" w:cs="Times New Roman"/>
          <w:sz w:val="24"/>
          <w:szCs w:val="24"/>
        </w:rPr>
      </w:pPr>
    </w:p>
    <w:p w14:paraId="5485A2D1" w14:textId="4290CE02" w:rsidR="00C205C9" w:rsidRPr="001C2642" w:rsidRDefault="00DC330D" w:rsidP="004721B6">
      <w:pPr>
        <w:pStyle w:val="ListParagraph"/>
        <w:numPr>
          <w:ilvl w:val="1"/>
          <w:numId w:val="56"/>
        </w:numPr>
        <w:tabs>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Xây dựng cấu trúc </w:t>
      </w:r>
      <w:r w:rsidR="007E0CA0" w:rsidRPr="001C2642">
        <w:rPr>
          <w:rFonts w:ascii="Times New Roman" w:hAnsi="Times New Roman" w:cs="Times New Roman"/>
          <w:b/>
          <w:bCs/>
          <w:sz w:val="24"/>
          <w:szCs w:val="24"/>
        </w:rPr>
        <w:t>‘</w:t>
      </w:r>
      <w:r w:rsidRPr="001C2642">
        <w:rPr>
          <w:rFonts w:ascii="Times New Roman" w:hAnsi="Times New Roman" w:cs="Times New Roman"/>
          <w:b/>
          <w:bCs/>
          <w:sz w:val="24"/>
          <w:szCs w:val="24"/>
        </w:rPr>
        <w:t>bigint</w:t>
      </w:r>
      <w:r w:rsidR="007E0CA0" w:rsidRPr="001C2642">
        <w:rPr>
          <w:rFonts w:ascii="Times New Roman" w:hAnsi="Times New Roman" w:cs="Times New Roman"/>
          <w:b/>
          <w:bCs/>
          <w:sz w:val="24"/>
          <w:szCs w:val="24"/>
        </w:rPr>
        <w:t>’ ( struct bigint () )</w:t>
      </w:r>
    </w:p>
    <w:p w14:paraId="6B4AC9EB" w14:textId="3F4A810F" w:rsidR="00375C16" w:rsidRPr="00F40238" w:rsidRDefault="00375C16" w:rsidP="00375C16">
      <w:pPr>
        <w:pStyle w:val="ListParagraph"/>
        <w:tabs>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Bao gồm định nghĩa về ‘bigint’ </w:t>
      </w:r>
      <w:r w:rsidR="00662970" w:rsidRPr="00F40238">
        <w:rPr>
          <w:rFonts w:ascii="Times New Roman" w:hAnsi="Times New Roman" w:cs="Times New Roman"/>
          <w:sz w:val="24"/>
          <w:szCs w:val="24"/>
        </w:rPr>
        <w:t>và các phép toán làm việc với số nguyên lớn</w:t>
      </w:r>
    </w:p>
    <w:p w14:paraId="778C8773" w14:textId="2DF7059C" w:rsidR="00FD2A40" w:rsidRPr="00F40238" w:rsidRDefault="00EF1286" w:rsidP="00FD2A40">
      <w:pPr>
        <w:pStyle w:val="ListParagraph"/>
        <w:numPr>
          <w:ilvl w:val="0"/>
          <w:numId w:val="59"/>
        </w:numPr>
        <w:tabs>
          <w:tab w:val="left" w:pos="1170"/>
        </w:tabs>
        <w:rPr>
          <w:rFonts w:ascii="Times New Roman" w:hAnsi="Times New Roman" w:cs="Times New Roman"/>
          <w:sz w:val="24"/>
          <w:szCs w:val="24"/>
        </w:rPr>
      </w:pPr>
      <w:bookmarkStart w:id="1" w:name="_Hlk169394426"/>
      <w:r w:rsidRPr="00F40238">
        <w:rPr>
          <w:rFonts w:ascii="Times New Roman" w:hAnsi="Times New Roman" w:cs="Times New Roman"/>
          <w:sz w:val="24"/>
          <w:szCs w:val="24"/>
        </w:rPr>
        <w:t>Constructor và Gán giá trị</w:t>
      </w:r>
    </w:p>
    <w:bookmarkEnd w:id="1"/>
    <w:p w14:paraId="606C166D" w14:textId="3831CE54" w:rsidR="00B05709" w:rsidRPr="00F40238" w:rsidRDefault="00F85B85" w:rsidP="00B0570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w:t>
      </w:r>
      <w:r w:rsidRPr="00F40238">
        <w:rPr>
          <w:rFonts w:ascii="Times New Roman" w:hAnsi="Times New Roman" w:cs="Times New Roman"/>
          <w:sz w:val="24"/>
          <w:szCs w:val="24"/>
        </w:rPr>
        <w:t xml:space="preserve">: Khởi tạo một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mặc định với giá trị là 0.</w:t>
      </w:r>
    </w:p>
    <w:p w14:paraId="2342285D" w14:textId="1CAA660C" w:rsidR="00F85B85" w:rsidRPr="00F40238" w:rsidRDefault="00F85B85" w:rsidP="00B0570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bigint(long long v)</w:t>
      </w:r>
      <w:r w:rsidRPr="00F40238">
        <w:rPr>
          <w:rFonts w:ascii="Times New Roman" w:hAnsi="Times New Roman" w:cs="Times New Roman"/>
          <w:sz w:val="24"/>
          <w:szCs w:val="24"/>
        </w:rPr>
        <w:t xml:space="preserve">: Khởi tạo một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từ một số nguyên dài (</w:t>
      </w:r>
      <w:r w:rsidRPr="00F40238">
        <w:rPr>
          <w:rStyle w:val="HTMLCode"/>
          <w:rFonts w:ascii="Times New Roman" w:eastAsiaTheme="majorEastAsia" w:hAnsi="Times New Roman" w:cs="Times New Roman"/>
          <w:sz w:val="24"/>
          <w:szCs w:val="24"/>
        </w:rPr>
        <w:t>long long</w:t>
      </w:r>
      <w:r w:rsidRPr="00F40238">
        <w:rPr>
          <w:rFonts w:ascii="Times New Roman" w:hAnsi="Times New Roman" w:cs="Times New Roman"/>
          <w:sz w:val="24"/>
          <w:szCs w:val="24"/>
        </w:rPr>
        <w:t>).</w:t>
      </w:r>
    </w:p>
    <w:p w14:paraId="0FC5B5CC" w14:textId="7BF4CB5B" w:rsidR="00FD2A40" w:rsidRPr="00F40238" w:rsidRDefault="00FD2A40" w:rsidP="00B0570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bigint(const string &amp;s)</w:t>
      </w:r>
      <w:r w:rsidRPr="00F40238">
        <w:rPr>
          <w:rFonts w:ascii="Times New Roman" w:hAnsi="Times New Roman" w:cs="Times New Roman"/>
          <w:sz w:val="24"/>
          <w:szCs w:val="24"/>
        </w:rPr>
        <w:t xml:space="preserve">: Khởi tạo một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từ một chuỗi ký tự.</w:t>
      </w:r>
    </w:p>
    <w:p w14:paraId="18D92670" w14:textId="73E4CD34" w:rsidR="00DD17FC" w:rsidRPr="00F40238" w:rsidRDefault="007F75ED" w:rsidP="00DD17FC">
      <w:pPr>
        <w:pStyle w:val="ListParagraph"/>
        <w:numPr>
          <w:ilvl w:val="0"/>
          <w:numId w:val="59"/>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Gán giá trị</w:t>
      </w:r>
    </w:p>
    <w:p w14:paraId="5DA46669" w14:textId="5203FBC4" w:rsidR="00DD17FC" w:rsidRPr="00F40238" w:rsidRDefault="007F75ED" w:rsidP="00DD17FC">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operator=(const bigint &amp;v)</w:t>
      </w:r>
      <w:r w:rsidRPr="00F40238">
        <w:rPr>
          <w:rFonts w:ascii="Times New Roman" w:hAnsi="Times New Roman" w:cs="Times New Roman"/>
          <w:sz w:val="24"/>
          <w:szCs w:val="24"/>
        </w:rPr>
        <w:t xml:space="preserve">: Gán giá trị từ một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khác.</w:t>
      </w:r>
      <w:r w:rsidR="00DD17FC" w:rsidRPr="00F40238">
        <w:rPr>
          <w:rFonts w:ascii="Times New Roman" w:hAnsi="Times New Roman" w:cs="Times New Roman"/>
          <w:sz w:val="24"/>
          <w:szCs w:val="24"/>
        </w:rPr>
        <w:t>.</w:t>
      </w:r>
    </w:p>
    <w:p w14:paraId="59212EA3" w14:textId="716D7179" w:rsidR="00DD17FC" w:rsidRPr="00F40238" w:rsidRDefault="007F75ED" w:rsidP="00CC7B71">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operator=(long long v)</w:t>
      </w:r>
      <w:r w:rsidRPr="00F40238">
        <w:rPr>
          <w:rFonts w:ascii="Times New Roman" w:hAnsi="Times New Roman" w:cs="Times New Roman"/>
          <w:sz w:val="24"/>
          <w:szCs w:val="24"/>
        </w:rPr>
        <w:t>: Gán giá trị từ một số nguyên dài (</w:t>
      </w:r>
      <w:r w:rsidRPr="00F40238">
        <w:rPr>
          <w:rStyle w:val="HTMLCode"/>
          <w:rFonts w:ascii="Times New Roman" w:eastAsiaTheme="majorEastAsia" w:hAnsi="Times New Roman" w:cs="Times New Roman"/>
          <w:sz w:val="24"/>
          <w:szCs w:val="24"/>
        </w:rPr>
        <w:t>long long</w:t>
      </w:r>
      <w:r w:rsidRPr="00F40238">
        <w:rPr>
          <w:rFonts w:ascii="Times New Roman" w:hAnsi="Times New Roman" w:cs="Times New Roman"/>
          <w:sz w:val="24"/>
          <w:szCs w:val="24"/>
        </w:rPr>
        <w:t>).</w:t>
      </w:r>
    </w:p>
    <w:p w14:paraId="2749F688" w14:textId="77B18991" w:rsidR="00931D97" w:rsidRPr="00F40238" w:rsidRDefault="00931D97" w:rsidP="00931D97">
      <w:pPr>
        <w:pStyle w:val="ListParagraph"/>
        <w:numPr>
          <w:ilvl w:val="0"/>
          <w:numId w:val="59"/>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Các phép toán số học</w:t>
      </w:r>
    </w:p>
    <w:p w14:paraId="5B837B46" w14:textId="4C3B825D" w:rsidR="00931D97" w:rsidRPr="00F40238" w:rsidRDefault="007C0FF7"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operator+(const bigint &amp;v) const</w:t>
      </w:r>
      <w:r w:rsidRPr="00F40238">
        <w:rPr>
          <w:rFonts w:ascii="Times New Roman" w:hAnsi="Times New Roman" w:cs="Times New Roman"/>
          <w:sz w:val="24"/>
          <w:szCs w:val="24"/>
        </w:rPr>
        <w:t xml:space="preserve">: Cộng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r w:rsidR="00931D97" w:rsidRPr="00F40238">
        <w:rPr>
          <w:rFonts w:ascii="Times New Roman" w:hAnsi="Times New Roman" w:cs="Times New Roman"/>
          <w:sz w:val="24"/>
          <w:szCs w:val="24"/>
        </w:rPr>
        <w:t>.</w:t>
      </w:r>
    </w:p>
    <w:p w14:paraId="5E1D0B4A" w14:textId="250E03B0" w:rsidR="00931D97" w:rsidRPr="00F40238" w:rsidRDefault="007C0FF7"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operator-(const bigint &amp;v) const</w:t>
      </w:r>
      <w:r w:rsidRPr="00F40238">
        <w:rPr>
          <w:rFonts w:ascii="Times New Roman" w:hAnsi="Times New Roman" w:cs="Times New Roman"/>
          <w:sz w:val="24"/>
          <w:szCs w:val="24"/>
        </w:rPr>
        <w:t xml:space="preserve">: Trừ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p>
    <w:p w14:paraId="72523670" w14:textId="72D99D64" w:rsidR="007C0FF7" w:rsidRPr="00F40238" w:rsidRDefault="00385C14" w:rsidP="00931D97">
      <w:pPr>
        <w:pStyle w:val="ListParagraph"/>
        <w:numPr>
          <w:ilvl w:val="0"/>
          <w:numId w:val="60"/>
        </w:numPr>
        <w:tabs>
          <w:tab w:val="left" w:pos="1170"/>
        </w:tabs>
        <w:rPr>
          <w:rFonts w:ascii="Times New Roman" w:hAnsi="Times New Roman" w:cs="Times New Roman"/>
          <w:sz w:val="24"/>
          <w:szCs w:val="24"/>
        </w:rPr>
      </w:pPr>
      <w:r w:rsidRPr="00F40238">
        <w:rPr>
          <w:rStyle w:val="Emphasis"/>
          <w:rFonts w:ascii="Times New Roman" w:hAnsi="Times New Roman" w:cs="Times New Roman"/>
          <w:b/>
          <w:bCs/>
          <w:i w:val="0"/>
          <w:iCs w:val="0"/>
          <w:sz w:val="24"/>
          <w:szCs w:val="24"/>
        </w:rPr>
        <w:t>bigint operator*(int v) const</w:t>
      </w:r>
      <w:r w:rsidRPr="00F40238">
        <w:rPr>
          <w:rStyle w:val="Emphasis"/>
          <w:rFonts w:ascii="Times New Roman" w:hAnsi="Times New Roman" w:cs="Times New Roman"/>
          <w:b/>
          <w:bCs/>
          <w:sz w:val="24"/>
          <w:szCs w:val="24"/>
        </w:rPr>
        <w:t xml:space="preserve"> :</w:t>
      </w:r>
      <w:r w:rsidR="00DB2590" w:rsidRPr="00F40238">
        <w:rPr>
          <w:rFonts w:ascii="Times New Roman" w:hAnsi="Times New Roman" w:cs="Times New Roman"/>
          <w:sz w:val="24"/>
          <w:szCs w:val="24"/>
        </w:rPr>
        <w:t xml:space="preserve">Nhân đối tượng </w:t>
      </w:r>
      <w:r w:rsidR="00DB2590" w:rsidRPr="00F40238">
        <w:rPr>
          <w:rStyle w:val="HTMLCode"/>
          <w:rFonts w:ascii="Times New Roman" w:eastAsiaTheme="majorEastAsia" w:hAnsi="Times New Roman" w:cs="Times New Roman"/>
          <w:sz w:val="24"/>
          <w:szCs w:val="24"/>
        </w:rPr>
        <w:t>bigint</w:t>
      </w:r>
      <w:r w:rsidR="00DB2590" w:rsidRPr="00F40238">
        <w:rPr>
          <w:rFonts w:ascii="Times New Roman" w:hAnsi="Times New Roman" w:cs="Times New Roman"/>
          <w:sz w:val="24"/>
          <w:szCs w:val="24"/>
        </w:rPr>
        <w:t xml:space="preserve"> hiện tại với một số nguyên (</w:t>
      </w:r>
      <w:r w:rsidR="00DB2590" w:rsidRPr="00F40238">
        <w:rPr>
          <w:rStyle w:val="HTMLCode"/>
          <w:rFonts w:ascii="Times New Roman" w:eastAsiaTheme="majorEastAsia" w:hAnsi="Times New Roman" w:cs="Times New Roman"/>
          <w:sz w:val="24"/>
          <w:szCs w:val="24"/>
        </w:rPr>
        <w:t>int</w:t>
      </w:r>
      <w:r w:rsidR="00DB2590" w:rsidRPr="00F40238">
        <w:rPr>
          <w:rFonts w:ascii="Times New Roman" w:hAnsi="Times New Roman" w:cs="Times New Roman"/>
          <w:sz w:val="24"/>
          <w:szCs w:val="24"/>
        </w:rPr>
        <w:t>), trả về kết quả mới.</w:t>
      </w:r>
    </w:p>
    <w:p w14:paraId="6DAD6819" w14:textId="1239CED0" w:rsidR="0033478A" w:rsidRPr="00F40238" w:rsidRDefault="0033478A"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pair&lt;bigint, bigint&gt; divideBigNum(const bigint &amp;b) const</w:t>
      </w:r>
      <w:r w:rsidRPr="00F40238">
        <w:rPr>
          <w:rFonts w:ascii="Times New Roman" w:hAnsi="Times New Roman" w:cs="Times New Roman"/>
          <w:sz w:val="24"/>
          <w:szCs w:val="24"/>
        </w:rPr>
        <w:t xml:space="preserve">: Chia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 cho một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khác, trả về một cặp số gồm thương và số dư.</w:t>
      </w:r>
    </w:p>
    <w:p w14:paraId="54E539D2" w14:textId="5705B36C" w:rsidR="0033478A" w:rsidRPr="00F40238" w:rsidRDefault="0033478A"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lastRenderedPageBreak/>
        <w:t>bigint operator/(const bigint &amp;v) const</w:t>
      </w:r>
      <w:r w:rsidRPr="00F40238">
        <w:rPr>
          <w:rFonts w:ascii="Times New Roman" w:hAnsi="Times New Roman" w:cs="Times New Roman"/>
          <w:sz w:val="24"/>
          <w:szCs w:val="24"/>
        </w:rPr>
        <w:t xml:space="preserve">: Chia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trả về thương.</w:t>
      </w:r>
    </w:p>
    <w:p w14:paraId="15AEE061" w14:textId="2724513B" w:rsidR="0033478A" w:rsidRPr="00F40238" w:rsidRDefault="0033478A"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operator%(const bigint &amp;v) const</w:t>
      </w:r>
      <w:r w:rsidRPr="00F40238">
        <w:rPr>
          <w:rFonts w:ascii="Times New Roman" w:hAnsi="Times New Roman" w:cs="Times New Roman"/>
          <w:sz w:val="24"/>
          <w:szCs w:val="24"/>
        </w:rPr>
        <w:t xml:space="preserve">: Chia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trả về số dư.</w:t>
      </w:r>
    </w:p>
    <w:p w14:paraId="57C1E365" w14:textId="4B91877D" w:rsidR="0033478A" w:rsidRPr="00F40238" w:rsidRDefault="0033478A"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operator/=(int v)</w:t>
      </w:r>
      <w:r w:rsidRPr="00F40238">
        <w:rPr>
          <w:rFonts w:ascii="Times New Roman" w:hAnsi="Times New Roman" w:cs="Times New Roman"/>
          <w:sz w:val="24"/>
          <w:szCs w:val="24"/>
        </w:rPr>
        <w:t xml:space="preserve">: Chia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 cho một số nguyên (</w:t>
      </w:r>
      <w:r w:rsidRPr="00F40238">
        <w:rPr>
          <w:rStyle w:val="HTMLCode"/>
          <w:rFonts w:ascii="Times New Roman" w:eastAsiaTheme="majorEastAsia" w:hAnsi="Times New Roman" w:cs="Times New Roman"/>
          <w:sz w:val="24"/>
          <w:szCs w:val="24"/>
        </w:rPr>
        <w:t>int</w:t>
      </w:r>
      <w:r w:rsidRPr="00F40238">
        <w:rPr>
          <w:rFonts w:ascii="Times New Roman" w:hAnsi="Times New Roman" w:cs="Times New Roman"/>
          <w:sz w:val="24"/>
          <w:szCs w:val="24"/>
        </w:rPr>
        <w:t>).</w:t>
      </w:r>
    </w:p>
    <w:p w14:paraId="67D0BBEC" w14:textId="3D48B699" w:rsidR="00F871B9" w:rsidRPr="00F40238" w:rsidRDefault="00F871B9"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operator/(int v) const</w:t>
      </w:r>
      <w:r w:rsidRPr="00F40238">
        <w:rPr>
          <w:rFonts w:ascii="Times New Roman" w:hAnsi="Times New Roman" w:cs="Times New Roman"/>
          <w:sz w:val="24"/>
          <w:szCs w:val="24"/>
        </w:rPr>
        <w:t xml:space="preserve">: Chia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 cho một số nguyên (</w:t>
      </w:r>
      <w:r w:rsidRPr="00F40238">
        <w:rPr>
          <w:rStyle w:val="HTMLCode"/>
          <w:rFonts w:ascii="Times New Roman" w:eastAsiaTheme="majorEastAsia" w:hAnsi="Times New Roman" w:cs="Times New Roman"/>
          <w:sz w:val="24"/>
          <w:szCs w:val="24"/>
        </w:rPr>
        <w:t>int</w:t>
      </w:r>
      <w:r w:rsidRPr="00F40238">
        <w:rPr>
          <w:rFonts w:ascii="Times New Roman" w:hAnsi="Times New Roman" w:cs="Times New Roman"/>
          <w:sz w:val="24"/>
          <w:szCs w:val="24"/>
        </w:rPr>
        <w:t>), trả về kết quả mới.</w:t>
      </w:r>
    </w:p>
    <w:p w14:paraId="25C63033" w14:textId="20347068" w:rsidR="00F871B9" w:rsidRPr="00F40238" w:rsidRDefault="00F871B9" w:rsidP="00931D97">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int operator%(int v) const</w:t>
      </w:r>
      <w:r w:rsidRPr="00F40238">
        <w:rPr>
          <w:rFonts w:ascii="Times New Roman" w:hAnsi="Times New Roman" w:cs="Times New Roman"/>
          <w:sz w:val="24"/>
          <w:szCs w:val="24"/>
        </w:rPr>
        <w:t xml:space="preserve">: Chia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 cho một số nguyên (</w:t>
      </w:r>
      <w:r w:rsidRPr="00F40238">
        <w:rPr>
          <w:rStyle w:val="HTMLCode"/>
          <w:rFonts w:ascii="Times New Roman" w:eastAsiaTheme="majorEastAsia" w:hAnsi="Times New Roman" w:cs="Times New Roman"/>
          <w:sz w:val="24"/>
          <w:szCs w:val="24"/>
        </w:rPr>
        <w:t>int</w:t>
      </w:r>
      <w:r w:rsidRPr="00F40238">
        <w:rPr>
          <w:rFonts w:ascii="Times New Roman" w:hAnsi="Times New Roman" w:cs="Times New Roman"/>
          <w:sz w:val="24"/>
          <w:szCs w:val="24"/>
        </w:rPr>
        <w:t>), trả về số dư.</w:t>
      </w:r>
    </w:p>
    <w:p w14:paraId="0A3AAC87" w14:textId="5BDC795E" w:rsidR="00F871B9" w:rsidRPr="00F40238" w:rsidRDefault="00F871B9" w:rsidP="00F871B9">
      <w:pPr>
        <w:pStyle w:val="ListParagraph"/>
        <w:numPr>
          <w:ilvl w:val="0"/>
          <w:numId w:val="59"/>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Các phép toán và gán</w:t>
      </w:r>
    </w:p>
    <w:p w14:paraId="21D01C60" w14:textId="77777777" w:rsidR="00F736E8" w:rsidRPr="00F40238" w:rsidRDefault="00F736E8" w:rsidP="00F871B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operator+=(const bigint &amp;v)</w:t>
      </w:r>
      <w:r w:rsidRPr="00F40238">
        <w:rPr>
          <w:rFonts w:ascii="Times New Roman" w:hAnsi="Times New Roman" w:cs="Times New Roman"/>
          <w:sz w:val="24"/>
          <w:szCs w:val="24"/>
        </w:rPr>
        <w:t xml:space="preserve">: Cộng và gán kết quả cho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w:t>
      </w:r>
    </w:p>
    <w:p w14:paraId="0891C9CF" w14:textId="557A2719" w:rsidR="00F871B9" w:rsidRPr="00F40238" w:rsidRDefault="00F736E8" w:rsidP="00F871B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operator-=(const bigint &amp;v)</w:t>
      </w:r>
      <w:r w:rsidRPr="00F40238">
        <w:rPr>
          <w:rFonts w:ascii="Times New Roman" w:hAnsi="Times New Roman" w:cs="Times New Roman"/>
          <w:sz w:val="24"/>
          <w:szCs w:val="24"/>
        </w:rPr>
        <w:t xml:space="preserve">: Trừ và gán kết quả cho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w:t>
      </w:r>
    </w:p>
    <w:p w14:paraId="4DD0EB82" w14:textId="682A9955" w:rsidR="00F736E8" w:rsidRPr="00F40238" w:rsidRDefault="0008031E" w:rsidP="00F871B9">
      <w:pPr>
        <w:pStyle w:val="ListParagraph"/>
        <w:numPr>
          <w:ilvl w:val="0"/>
          <w:numId w:val="60"/>
        </w:numPr>
        <w:tabs>
          <w:tab w:val="left" w:pos="1170"/>
        </w:tabs>
        <w:rPr>
          <w:rFonts w:ascii="Times New Roman" w:hAnsi="Times New Roman" w:cs="Times New Roman"/>
          <w:sz w:val="24"/>
          <w:szCs w:val="24"/>
        </w:rPr>
      </w:pPr>
      <w:r w:rsidRPr="00F40238">
        <w:rPr>
          <w:rFonts w:ascii="Times New Roman" w:hAnsi="Times New Roman" w:cs="Times New Roman"/>
          <w:b/>
          <w:bCs/>
          <w:sz w:val="24"/>
          <w:szCs w:val="24"/>
        </w:rPr>
        <w:t>void operator*=(const bigint &amp;v)</w:t>
      </w:r>
      <w:r w:rsidRPr="00F40238">
        <w:rPr>
          <w:rFonts w:ascii="Times New Roman" w:hAnsi="Times New Roman" w:cs="Times New Roman"/>
          <w:sz w:val="24"/>
          <w:szCs w:val="24"/>
        </w:rPr>
        <w:t xml:space="preserve">: Nhân và gán kết quả cho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w:t>
      </w:r>
    </w:p>
    <w:p w14:paraId="01ADBE11" w14:textId="124E0375" w:rsidR="00825029" w:rsidRPr="00F40238" w:rsidRDefault="001C2898" w:rsidP="00825029">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void operator/=(const bigint &amp;v)</w:t>
      </w:r>
      <w:r w:rsidRPr="00F40238">
        <w:rPr>
          <w:rFonts w:ascii="Times New Roman" w:hAnsi="Times New Roman" w:cs="Times New Roman"/>
          <w:sz w:val="24"/>
          <w:szCs w:val="24"/>
        </w:rPr>
        <w:t xml:space="preserve">: Chia và gán kết quả cho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hiện tại.</w:t>
      </w:r>
    </w:p>
    <w:p w14:paraId="011A4B19" w14:textId="36D3ED61" w:rsidR="00A90EA0" w:rsidRPr="00F40238" w:rsidRDefault="0000103F" w:rsidP="00A90EA0">
      <w:pPr>
        <w:pStyle w:val="ListParagraph"/>
        <w:numPr>
          <w:ilvl w:val="0"/>
          <w:numId w:val="59"/>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Chuyển đổi</w:t>
      </w:r>
    </w:p>
    <w:p w14:paraId="05092579" w14:textId="3FBEFE15" w:rsidR="0000103F" w:rsidRPr="00F40238" w:rsidRDefault="0000103F" w:rsidP="00A90EA0">
      <w:pPr>
        <w:pStyle w:val="ListParagraph"/>
        <w:numPr>
          <w:ilvl w:val="0"/>
          <w:numId w:val="60"/>
        </w:numPr>
        <w:tabs>
          <w:tab w:val="left" w:pos="1170"/>
        </w:tabs>
        <w:rPr>
          <w:rStyle w:val="Strong"/>
          <w:rFonts w:ascii="Times New Roman" w:hAnsi="Times New Roman" w:cs="Times New Roman"/>
          <w:b w:val="0"/>
          <w:bCs w:val="0"/>
          <w:sz w:val="24"/>
          <w:szCs w:val="24"/>
        </w:rPr>
      </w:pPr>
      <w:r w:rsidRPr="00F40238">
        <w:rPr>
          <w:rStyle w:val="Strong"/>
          <w:rFonts w:ascii="Times New Roman" w:hAnsi="Times New Roman" w:cs="Times New Roman"/>
          <w:sz w:val="24"/>
          <w:szCs w:val="24"/>
        </w:rPr>
        <w:t>long long longValue() const</w:t>
      </w:r>
      <w:r w:rsidRPr="00F40238">
        <w:rPr>
          <w:rFonts w:ascii="Times New Roman" w:hAnsi="Times New Roman" w:cs="Times New Roman"/>
          <w:sz w:val="24"/>
          <w:szCs w:val="24"/>
        </w:rPr>
        <w:t xml:space="preserve">: Chuyển đổi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thành số nguyên dài (</w:t>
      </w:r>
      <w:r w:rsidRPr="00F40238">
        <w:rPr>
          <w:rStyle w:val="HTMLCode"/>
          <w:rFonts w:ascii="Times New Roman" w:eastAsiaTheme="majorEastAsia" w:hAnsi="Times New Roman" w:cs="Times New Roman"/>
          <w:sz w:val="24"/>
          <w:szCs w:val="24"/>
        </w:rPr>
        <w:t>long long</w:t>
      </w:r>
      <w:r w:rsidRPr="00F40238">
        <w:rPr>
          <w:rFonts w:ascii="Times New Roman" w:hAnsi="Times New Roman" w:cs="Times New Roman"/>
          <w:sz w:val="24"/>
          <w:szCs w:val="24"/>
        </w:rPr>
        <w:t>).</w:t>
      </w:r>
    </w:p>
    <w:p w14:paraId="1B4E00AC" w14:textId="3ED05641" w:rsidR="00A90EA0" w:rsidRPr="00F40238" w:rsidRDefault="00AD12EE" w:rsidP="00A90EA0">
      <w:pPr>
        <w:pStyle w:val="ListParagraph"/>
        <w:numPr>
          <w:ilvl w:val="0"/>
          <w:numId w:val="60"/>
        </w:numPr>
        <w:tabs>
          <w:tab w:val="left" w:pos="1170"/>
        </w:tabs>
        <w:rPr>
          <w:rStyle w:val="Strong"/>
          <w:rFonts w:ascii="Times New Roman" w:hAnsi="Times New Roman" w:cs="Times New Roman"/>
          <w:b w:val="0"/>
          <w:bCs w:val="0"/>
          <w:sz w:val="24"/>
          <w:szCs w:val="24"/>
        </w:rPr>
      </w:pPr>
      <w:r w:rsidRPr="00F40238">
        <w:rPr>
          <w:rStyle w:val="Strong"/>
          <w:rFonts w:ascii="Times New Roman" w:hAnsi="Times New Roman" w:cs="Times New Roman"/>
          <w:sz w:val="24"/>
          <w:szCs w:val="24"/>
        </w:rPr>
        <w:t xml:space="preserve">Void read(const string &amp;s): </w:t>
      </w:r>
      <w:r w:rsidR="00B62291" w:rsidRPr="00F40238">
        <w:rPr>
          <w:rStyle w:val="Strong"/>
          <w:rFonts w:ascii="Times New Roman" w:hAnsi="Times New Roman" w:cs="Times New Roman"/>
          <w:b w:val="0"/>
          <w:bCs w:val="0"/>
          <w:sz w:val="24"/>
          <w:szCs w:val="24"/>
        </w:rPr>
        <w:t>Đọc giá trị từ một chuỗi kí tự vào đối tượng bigint</w:t>
      </w:r>
    </w:p>
    <w:p w14:paraId="320D083D" w14:textId="47D9A32B" w:rsidR="00F60955" w:rsidRPr="00F40238" w:rsidRDefault="00F60955" w:rsidP="00F60955">
      <w:pPr>
        <w:pStyle w:val="ListParagraph"/>
        <w:numPr>
          <w:ilvl w:val="0"/>
          <w:numId w:val="59"/>
        </w:numPr>
        <w:tabs>
          <w:tab w:val="left" w:pos="1170"/>
        </w:tabs>
        <w:rPr>
          <w:rFonts w:ascii="Times New Roman" w:hAnsi="Times New Roman" w:cs="Times New Roman"/>
          <w:sz w:val="24"/>
          <w:szCs w:val="24"/>
        </w:rPr>
      </w:pPr>
      <w:r w:rsidRPr="00F40238">
        <w:rPr>
          <w:rFonts w:ascii="Times New Roman" w:hAnsi="Times New Roman" w:cs="Times New Roman"/>
          <w:sz w:val="24"/>
          <w:szCs w:val="24"/>
        </w:rPr>
        <w:t>Một số tiện ích khác</w:t>
      </w:r>
    </w:p>
    <w:p w14:paraId="19237CB3" w14:textId="7575975D" w:rsidR="00F60955" w:rsidRPr="00F40238" w:rsidRDefault="00894346" w:rsidP="00F60955">
      <w:pPr>
        <w:pStyle w:val="ListParagraph"/>
        <w:numPr>
          <w:ilvl w:val="0"/>
          <w:numId w:val="60"/>
        </w:numPr>
        <w:tabs>
          <w:tab w:val="left" w:pos="1170"/>
        </w:tabs>
        <w:rPr>
          <w:rStyle w:val="Strong"/>
          <w:rFonts w:ascii="Times New Roman" w:hAnsi="Times New Roman" w:cs="Times New Roman"/>
          <w:b w:val="0"/>
          <w:bCs w:val="0"/>
          <w:sz w:val="24"/>
          <w:szCs w:val="24"/>
        </w:rPr>
      </w:pPr>
      <w:r w:rsidRPr="00F40238">
        <w:rPr>
          <w:rStyle w:val="Strong"/>
          <w:rFonts w:ascii="Times New Roman" w:hAnsi="Times New Roman" w:cs="Times New Roman"/>
          <w:sz w:val="24"/>
          <w:szCs w:val="24"/>
        </w:rPr>
        <w:t>void trim()</w:t>
      </w:r>
      <w:r w:rsidRPr="00F40238">
        <w:rPr>
          <w:rFonts w:ascii="Times New Roman" w:hAnsi="Times New Roman" w:cs="Times New Roman"/>
          <w:sz w:val="24"/>
          <w:szCs w:val="24"/>
        </w:rPr>
        <w:t>: Loại bỏ các số 0 không cần thiết ở đầu</w:t>
      </w:r>
      <w:r w:rsidRPr="00F40238">
        <w:rPr>
          <w:rStyle w:val="Strong"/>
          <w:rFonts w:ascii="Times New Roman" w:hAnsi="Times New Roman" w:cs="Times New Roman"/>
          <w:b w:val="0"/>
          <w:bCs w:val="0"/>
          <w:sz w:val="24"/>
          <w:szCs w:val="24"/>
        </w:rPr>
        <w:t>.</w:t>
      </w:r>
    </w:p>
    <w:p w14:paraId="22E004B7" w14:textId="5E84E802" w:rsidR="00894346" w:rsidRPr="00F40238" w:rsidRDefault="00FA4A30" w:rsidP="00F60955">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operator-() const</w:t>
      </w:r>
      <w:r w:rsidRPr="00F40238">
        <w:rPr>
          <w:rFonts w:ascii="Times New Roman" w:hAnsi="Times New Roman" w:cs="Times New Roman"/>
          <w:sz w:val="24"/>
          <w:szCs w:val="24"/>
        </w:rPr>
        <w:t xml:space="preserve">: Đổi dấu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p>
    <w:p w14:paraId="4A736CDD" w14:textId="273B847F" w:rsidR="00FA4A30" w:rsidRPr="00F40238" w:rsidRDefault="00FA4A30" w:rsidP="00F60955">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bigint abs() const</w:t>
      </w:r>
      <w:r w:rsidRPr="00F40238">
        <w:rPr>
          <w:rFonts w:ascii="Times New Roman" w:hAnsi="Times New Roman" w:cs="Times New Roman"/>
          <w:sz w:val="24"/>
          <w:szCs w:val="24"/>
        </w:rPr>
        <w:t xml:space="preserve">: Trả về giá trị tuyệt đối của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p>
    <w:p w14:paraId="55C71DE0" w14:textId="394B54D4" w:rsidR="00FA4A30" w:rsidRPr="00F40238" w:rsidRDefault="00D7234F" w:rsidP="00F60955">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friend bigint gcd(const bigint &amp;a, const bigint &amp;b)</w:t>
      </w:r>
      <w:r w:rsidRPr="00F40238">
        <w:rPr>
          <w:rFonts w:ascii="Times New Roman" w:hAnsi="Times New Roman" w:cs="Times New Roman"/>
          <w:sz w:val="24"/>
          <w:szCs w:val="24"/>
        </w:rPr>
        <w:t xml:space="preserve">: Tìm ước chung lớn nhất (GCD) của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p>
    <w:p w14:paraId="0EDE9525" w14:textId="40DCB464" w:rsidR="00D7234F" w:rsidRPr="00F40238" w:rsidRDefault="00D7234F" w:rsidP="00F60955">
      <w:pPr>
        <w:pStyle w:val="ListParagraph"/>
        <w:numPr>
          <w:ilvl w:val="0"/>
          <w:numId w:val="60"/>
        </w:numPr>
        <w:tabs>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friend bigint lcm(const bigint &amp;a, const bigint &amp;b)</w:t>
      </w:r>
      <w:r w:rsidRPr="00F40238">
        <w:rPr>
          <w:rFonts w:ascii="Times New Roman" w:hAnsi="Times New Roman" w:cs="Times New Roman"/>
          <w:sz w:val="24"/>
          <w:szCs w:val="24"/>
        </w:rPr>
        <w:t xml:space="preserve">: Tìm bội chung nhỏ nhất (LCM) của hai đối tượng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w:t>
      </w:r>
    </w:p>
    <w:p w14:paraId="2308795E" w14:textId="56C045B3" w:rsidR="00373BA1" w:rsidRPr="00F40238" w:rsidRDefault="00373BA1" w:rsidP="00F60955">
      <w:pPr>
        <w:pStyle w:val="ListParagraph"/>
        <w:numPr>
          <w:ilvl w:val="0"/>
          <w:numId w:val="60"/>
        </w:numPr>
        <w:tabs>
          <w:tab w:val="left" w:pos="1170"/>
        </w:tabs>
        <w:rPr>
          <w:rFonts w:ascii="Times New Roman" w:hAnsi="Times New Roman" w:cs="Times New Roman"/>
          <w:sz w:val="24"/>
          <w:szCs w:val="24"/>
        </w:rPr>
      </w:pPr>
      <w:r w:rsidRPr="00F40238">
        <w:rPr>
          <w:rFonts w:ascii="Times New Roman" w:hAnsi="Times New Roman" w:cs="Times New Roman"/>
          <w:b/>
          <w:bCs/>
          <w:sz w:val="24"/>
          <w:szCs w:val="24"/>
        </w:rPr>
        <w:t>static vll karatsubaMultiply(const vll &amp;a, const vll &amp;b)</w:t>
      </w:r>
      <w:r w:rsidRPr="00F40238">
        <w:rPr>
          <w:rFonts w:ascii="Times New Roman" w:hAnsi="Times New Roman" w:cs="Times New Roman"/>
          <w:sz w:val="24"/>
          <w:szCs w:val="24"/>
        </w:rPr>
        <w:t xml:space="preserve"> : Thuật toán Karatsuba</w:t>
      </w:r>
    </w:p>
    <w:p w14:paraId="528577EB" w14:textId="6140213D" w:rsidR="00373BA1" w:rsidRDefault="00D7234F" w:rsidP="00373BA1">
      <w:pPr>
        <w:pStyle w:val="ListParagraph"/>
        <w:numPr>
          <w:ilvl w:val="0"/>
          <w:numId w:val="60"/>
        </w:numPr>
        <w:tabs>
          <w:tab w:val="left" w:pos="1170"/>
        </w:tabs>
        <w:rPr>
          <w:rStyle w:val="Strong"/>
          <w:rFonts w:ascii="Times New Roman" w:hAnsi="Times New Roman" w:cs="Times New Roman"/>
          <w:b w:val="0"/>
          <w:bCs w:val="0"/>
          <w:sz w:val="24"/>
          <w:szCs w:val="24"/>
        </w:rPr>
      </w:pPr>
      <w:r w:rsidRPr="00F40238">
        <w:rPr>
          <w:rStyle w:val="Strong"/>
          <w:rFonts w:ascii="Times New Roman" w:hAnsi="Times New Roman" w:cs="Times New Roman"/>
          <w:b w:val="0"/>
          <w:bCs w:val="0"/>
          <w:sz w:val="24"/>
          <w:szCs w:val="24"/>
        </w:rPr>
        <w:t xml:space="preserve">Các hàm </w:t>
      </w:r>
      <w:r w:rsidR="007379AB" w:rsidRPr="00F40238">
        <w:rPr>
          <w:rStyle w:val="Strong"/>
          <w:rFonts w:ascii="Times New Roman" w:hAnsi="Times New Roman" w:cs="Times New Roman"/>
          <w:b w:val="0"/>
          <w:bCs w:val="0"/>
          <w:sz w:val="24"/>
          <w:szCs w:val="24"/>
        </w:rPr>
        <w:t>so sánh hai số ( &lt;,&gt;,&gt;=,&lt;=,==,!=)</w:t>
      </w:r>
    </w:p>
    <w:p w14:paraId="11E16954" w14:textId="77777777" w:rsidR="001C2642" w:rsidRPr="00F40238" w:rsidRDefault="001C2642" w:rsidP="001C2642">
      <w:pPr>
        <w:pStyle w:val="ListParagraph"/>
        <w:tabs>
          <w:tab w:val="left" w:pos="1170"/>
        </w:tabs>
        <w:ind w:left="2160"/>
        <w:rPr>
          <w:rFonts w:ascii="Times New Roman" w:hAnsi="Times New Roman" w:cs="Times New Roman"/>
          <w:sz w:val="24"/>
          <w:szCs w:val="24"/>
        </w:rPr>
      </w:pPr>
    </w:p>
    <w:p w14:paraId="1BAD5437" w14:textId="68EBE66D" w:rsidR="007E0CA0" w:rsidRPr="001C2642" w:rsidRDefault="008C70CE" w:rsidP="004721B6">
      <w:pPr>
        <w:pStyle w:val="ListParagraph"/>
        <w:numPr>
          <w:ilvl w:val="1"/>
          <w:numId w:val="56"/>
        </w:numPr>
        <w:tabs>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Xây dựng các hàm </w:t>
      </w:r>
      <w:r w:rsidR="004B7691" w:rsidRPr="001C2642">
        <w:rPr>
          <w:rFonts w:ascii="Times New Roman" w:hAnsi="Times New Roman" w:cs="Times New Roman"/>
          <w:b/>
          <w:bCs/>
          <w:sz w:val="24"/>
          <w:szCs w:val="24"/>
        </w:rPr>
        <w:t>đọc/in</w:t>
      </w:r>
      <w:r w:rsidR="007A7872" w:rsidRPr="001C2642">
        <w:rPr>
          <w:rFonts w:ascii="Times New Roman" w:hAnsi="Times New Roman" w:cs="Times New Roman"/>
          <w:b/>
          <w:bCs/>
          <w:sz w:val="24"/>
          <w:szCs w:val="24"/>
        </w:rPr>
        <w:t xml:space="preserve"> kết quả ra màn hình</w:t>
      </w:r>
      <w:r w:rsidR="004B7691" w:rsidRPr="001C2642">
        <w:rPr>
          <w:rFonts w:ascii="Times New Roman" w:hAnsi="Times New Roman" w:cs="Times New Roman"/>
          <w:b/>
          <w:bCs/>
          <w:sz w:val="24"/>
          <w:szCs w:val="24"/>
        </w:rPr>
        <w:t>/file</w:t>
      </w:r>
      <w:r w:rsidR="007A7872" w:rsidRPr="001C2642">
        <w:rPr>
          <w:rFonts w:ascii="Times New Roman" w:hAnsi="Times New Roman" w:cs="Times New Roman"/>
          <w:b/>
          <w:bCs/>
          <w:sz w:val="24"/>
          <w:szCs w:val="24"/>
        </w:rPr>
        <w:t xml:space="preserve"> </w:t>
      </w:r>
    </w:p>
    <w:p w14:paraId="3753BBDB" w14:textId="0B04C39B" w:rsidR="004C7695" w:rsidRPr="00F40238" w:rsidRDefault="004C7695" w:rsidP="002C4400">
      <w:pPr>
        <w:pStyle w:val="ListParagraph"/>
        <w:tabs>
          <w:tab w:val="left" w:pos="450"/>
          <w:tab w:val="left" w:pos="540"/>
          <w:tab w:val="left" w:pos="630"/>
          <w:tab w:val="left" w:pos="1170"/>
          <w:tab w:val="left" w:pos="1350"/>
        </w:tabs>
        <w:rPr>
          <w:rFonts w:ascii="Times New Roman" w:hAnsi="Times New Roman" w:cs="Times New Roman"/>
          <w:sz w:val="24"/>
          <w:szCs w:val="24"/>
        </w:rPr>
      </w:pPr>
      <w:r w:rsidRPr="00F40238">
        <w:rPr>
          <w:rFonts w:ascii="Times New Roman" w:hAnsi="Times New Roman" w:cs="Times New Roman"/>
          <w:sz w:val="24"/>
          <w:szCs w:val="24"/>
        </w:rPr>
        <w:t xml:space="preserve">Ngoài cấu trúc ‘bigint’ và hàm </w:t>
      </w:r>
      <w:r w:rsidR="004B7691" w:rsidRPr="00F40238">
        <w:rPr>
          <w:rFonts w:ascii="Times New Roman" w:hAnsi="Times New Roman" w:cs="Times New Roman"/>
          <w:sz w:val="24"/>
          <w:szCs w:val="24"/>
        </w:rPr>
        <w:t xml:space="preserve">thực hiện chức năng chính thì còn các hàm giúp </w:t>
      </w:r>
      <w:r w:rsidR="000B6EF5" w:rsidRPr="00F40238">
        <w:rPr>
          <w:rFonts w:ascii="Times New Roman" w:hAnsi="Times New Roman" w:cs="Times New Roman"/>
          <w:sz w:val="24"/>
          <w:szCs w:val="24"/>
        </w:rPr>
        <w:t>đọc dữ liệu từ file hoặc được nhập từ bàn phím và trả lại kết quả ra màn hình/file.</w:t>
      </w:r>
    </w:p>
    <w:p w14:paraId="27DCA31E" w14:textId="77777777" w:rsidR="000A62B8" w:rsidRPr="00F40238" w:rsidRDefault="000A62B8" w:rsidP="009103B6">
      <w:pPr>
        <w:pStyle w:val="ListParagraph"/>
        <w:tabs>
          <w:tab w:val="left" w:pos="1170"/>
          <w:tab w:val="left" w:pos="1350"/>
        </w:tabs>
        <w:ind w:left="360" w:firstLine="360"/>
        <w:rPr>
          <w:rFonts w:ascii="Times New Roman" w:hAnsi="Times New Roman" w:cs="Times New Roman"/>
          <w:sz w:val="24"/>
          <w:szCs w:val="24"/>
        </w:rPr>
      </w:pPr>
    </w:p>
    <w:p w14:paraId="4F3BECCD" w14:textId="77777777" w:rsidR="000A62B8" w:rsidRPr="00F40238" w:rsidRDefault="000A62B8" w:rsidP="009103B6">
      <w:pPr>
        <w:pStyle w:val="ListParagraph"/>
        <w:tabs>
          <w:tab w:val="left" w:pos="1170"/>
          <w:tab w:val="left" w:pos="1350"/>
        </w:tabs>
        <w:ind w:left="360" w:firstLine="360"/>
        <w:rPr>
          <w:rFonts w:ascii="Times New Roman" w:hAnsi="Times New Roman" w:cs="Times New Roman"/>
          <w:sz w:val="24"/>
          <w:szCs w:val="24"/>
        </w:rPr>
      </w:pPr>
    </w:p>
    <w:p w14:paraId="720C1C5B" w14:textId="496A93EB" w:rsidR="000B6EF5" w:rsidRPr="00F40238" w:rsidRDefault="00C156B2" w:rsidP="004721B6">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 xml:space="preserve">Hàm </w:t>
      </w:r>
      <w:r w:rsidR="002802B1" w:rsidRPr="00F40238">
        <w:rPr>
          <w:rFonts w:ascii="Times New Roman" w:hAnsi="Times New Roman" w:cs="Times New Roman"/>
          <w:sz w:val="24"/>
          <w:szCs w:val="24"/>
        </w:rPr>
        <w:t xml:space="preserve">ghi </w:t>
      </w:r>
      <w:r w:rsidRPr="00F40238">
        <w:rPr>
          <w:rFonts w:ascii="Times New Roman" w:hAnsi="Times New Roman" w:cs="Times New Roman"/>
          <w:sz w:val="24"/>
          <w:szCs w:val="24"/>
        </w:rPr>
        <w:t>số nguyên lớn</w:t>
      </w:r>
      <w:r w:rsidR="004721B6" w:rsidRPr="00F40238">
        <w:rPr>
          <w:rFonts w:ascii="Times New Roman" w:hAnsi="Times New Roman" w:cs="Times New Roman"/>
          <w:sz w:val="24"/>
          <w:szCs w:val="24"/>
        </w:rPr>
        <w:t xml:space="preserve"> ra màn hình</w:t>
      </w:r>
      <w:r w:rsidR="002802B1" w:rsidRPr="00F40238">
        <w:rPr>
          <w:rFonts w:ascii="Times New Roman" w:hAnsi="Times New Roman" w:cs="Times New Roman"/>
          <w:sz w:val="24"/>
          <w:szCs w:val="24"/>
        </w:rPr>
        <w:t xml:space="preserve"> ( writeBigIntToBoard () )</w:t>
      </w:r>
    </w:p>
    <w:p w14:paraId="6072E05A" w14:textId="38C1E6B1" w:rsidR="009103B6" w:rsidRPr="00F40238" w:rsidRDefault="00F4754D" w:rsidP="00247EFE">
      <w:pPr>
        <w:pStyle w:val="ListParagraph"/>
        <w:tabs>
          <w:tab w:val="left" w:pos="900"/>
          <w:tab w:val="left" w:pos="1080"/>
          <w:tab w:val="left" w:pos="1170"/>
        </w:tabs>
        <w:ind w:left="900"/>
        <w:rPr>
          <w:rFonts w:ascii="Times New Roman" w:hAnsi="Times New Roman" w:cs="Times New Roman"/>
          <w:sz w:val="24"/>
          <w:szCs w:val="24"/>
        </w:rPr>
      </w:pPr>
      <w:r w:rsidRPr="00F40238">
        <w:rPr>
          <w:rFonts w:ascii="Times New Roman" w:hAnsi="Times New Roman" w:cs="Times New Roman"/>
          <w:sz w:val="24"/>
          <w:szCs w:val="24"/>
        </w:rPr>
        <w:t xml:space="preserve">Người dùng </w:t>
      </w:r>
      <w:r w:rsidR="00B8342B" w:rsidRPr="00F40238">
        <w:rPr>
          <w:rFonts w:ascii="Times New Roman" w:hAnsi="Times New Roman" w:cs="Times New Roman"/>
          <w:sz w:val="24"/>
          <w:szCs w:val="24"/>
        </w:rPr>
        <w:t xml:space="preserve">sử dụng bàn phím để nhập số nguyên lớn, đối </w:t>
      </w:r>
      <w:r w:rsidR="00710454" w:rsidRPr="00F40238">
        <w:rPr>
          <w:rFonts w:ascii="Times New Roman" w:hAnsi="Times New Roman" w:cs="Times New Roman"/>
          <w:sz w:val="24"/>
          <w:szCs w:val="24"/>
        </w:rPr>
        <w:t xml:space="preserve">với </w:t>
      </w:r>
      <w:r w:rsidR="001F14B0" w:rsidRPr="00F40238">
        <w:rPr>
          <w:rFonts w:ascii="Times New Roman" w:hAnsi="Times New Roman" w:cs="Times New Roman"/>
          <w:sz w:val="24"/>
          <w:szCs w:val="24"/>
        </w:rPr>
        <w:t>số nguyên không quá lớn ( khoảng 10 chữ số ) thì khi ghi số ra màn hình sẽ không có vấn đề gì. Nhưng đối với số nguyên lớn ( lớn hơn 100 chữ số ) thì cần một hàm hỗ trợ để ghi ra số màn hình để dễ quan sát</w:t>
      </w:r>
      <w:r w:rsidR="00186BAD" w:rsidRPr="00F40238">
        <w:rPr>
          <w:rFonts w:ascii="Times New Roman" w:hAnsi="Times New Roman" w:cs="Times New Roman"/>
          <w:sz w:val="24"/>
          <w:szCs w:val="24"/>
        </w:rPr>
        <w:t xml:space="preserve">, tránh gây ra hiện tượng tràn số </w:t>
      </w:r>
      <w:ins w:id="2" w:author="Microsoft Word" w:date="2024-06-16T00:46:00Z" w16du:dateUtc="2024-06-15T17:46:00Z">
        <w:r w:rsidR="00EF6219" w:rsidRPr="00F40238">
          <w:rPr>
            <w:rFonts w:ascii="Times New Roman" w:hAnsi="Times New Roman" w:cs="Times New Roman"/>
            <w:sz w:val="24"/>
            <w:szCs w:val="24"/>
          </w:rPr>
          <w:t>.</w:t>
        </w:r>
      </w:ins>
    </w:p>
    <w:p w14:paraId="269D9974" w14:textId="613039C0" w:rsidR="000218AF" w:rsidRPr="001C2642" w:rsidRDefault="005265FE" w:rsidP="001C2642">
      <w:pPr>
        <w:pStyle w:val="ListParagraph"/>
        <w:tabs>
          <w:tab w:val="left" w:pos="-90"/>
          <w:tab w:val="left" w:pos="720"/>
          <w:tab w:val="left" w:pos="900"/>
          <w:tab w:val="left" w:pos="1170"/>
        </w:tabs>
        <w:ind w:left="2250" w:hanging="2340"/>
        <w:rPr>
          <w:rFonts w:ascii="Times New Roman" w:hAnsi="Times New Roman" w:cs="Times New Roman"/>
          <w:i/>
          <w:iCs/>
          <w:sz w:val="24"/>
          <w:szCs w:val="24"/>
        </w:rPr>
      </w:pPr>
      <w:r w:rsidRPr="00F40238">
        <w:rPr>
          <w:rFonts w:ascii="Times New Roman" w:hAnsi="Times New Roman" w:cs="Times New Roman"/>
          <w:noProof/>
          <w:sz w:val="24"/>
          <w:szCs w:val="24"/>
        </w:rPr>
        <w:drawing>
          <wp:inline distT="0" distB="0" distL="0" distR="0" wp14:anchorId="3CF9904A" wp14:editId="0BA40A76">
            <wp:extent cx="5943600" cy="1796415"/>
            <wp:effectExtent l="0" t="0" r="0" b="0"/>
            <wp:docPr id="170783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39380" name=""/>
                    <pic:cNvPicPr/>
                  </pic:nvPicPr>
                  <pic:blipFill>
                    <a:blip r:embed="rId25"/>
                    <a:stretch>
                      <a:fillRect/>
                    </a:stretch>
                  </pic:blipFill>
                  <pic:spPr>
                    <a:xfrm>
                      <a:off x="0" y="0"/>
                      <a:ext cx="5943600" cy="1796415"/>
                    </a:xfrm>
                    <a:prstGeom prst="rect">
                      <a:avLst/>
                    </a:prstGeom>
                  </pic:spPr>
                </pic:pic>
              </a:graphicData>
            </a:graphic>
          </wp:inline>
        </w:drawing>
      </w:r>
      <w:r w:rsidR="00A97594" w:rsidRPr="001C2642">
        <w:rPr>
          <w:rFonts w:ascii="Times New Roman" w:hAnsi="Times New Roman" w:cs="Times New Roman"/>
          <w:sz w:val="24"/>
          <w:szCs w:val="24"/>
        </w:rPr>
        <w:t xml:space="preserve">. </w:t>
      </w:r>
      <w:r w:rsidR="00A97594" w:rsidRPr="001C2642">
        <w:rPr>
          <w:rFonts w:ascii="Times New Roman" w:hAnsi="Times New Roman" w:cs="Times New Roman"/>
          <w:i/>
          <w:iCs/>
          <w:sz w:val="24"/>
          <w:szCs w:val="24"/>
        </w:rPr>
        <w:t>Ví dụ về hàm ghi số nguyên lớn ra màn hìn</w:t>
      </w:r>
      <w:r w:rsidR="001C2642" w:rsidRPr="001C2642">
        <w:rPr>
          <w:rFonts w:ascii="Times New Roman" w:hAnsi="Times New Roman" w:cs="Times New Roman"/>
          <w:i/>
          <w:iCs/>
          <w:sz w:val="24"/>
          <w:szCs w:val="24"/>
        </w:rPr>
        <w:t>h</w:t>
      </w:r>
    </w:p>
    <w:p w14:paraId="467DBFB4" w14:textId="77777777" w:rsidR="001C2642" w:rsidRPr="001C2642" w:rsidRDefault="001C2642" w:rsidP="001C2642">
      <w:pPr>
        <w:pStyle w:val="ListParagraph"/>
        <w:tabs>
          <w:tab w:val="left" w:pos="-90"/>
          <w:tab w:val="left" w:pos="720"/>
          <w:tab w:val="left" w:pos="900"/>
          <w:tab w:val="left" w:pos="1170"/>
        </w:tabs>
        <w:ind w:left="2250" w:hanging="2340"/>
        <w:rPr>
          <w:rFonts w:ascii="Times New Roman" w:hAnsi="Times New Roman" w:cs="Times New Roman"/>
          <w:sz w:val="24"/>
          <w:szCs w:val="24"/>
        </w:rPr>
      </w:pPr>
    </w:p>
    <w:p w14:paraId="096064AA" w14:textId="06FCCD18" w:rsidR="00EF6219" w:rsidRPr="00F40238" w:rsidRDefault="004721B6" w:rsidP="00EF6219">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 xml:space="preserve">Hàm ghi số nguyên lớn </w:t>
      </w:r>
      <w:r w:rsidR="00327899" w:rsidRPr="00F40238">
        <w:rPr>
          <w:rFonts w:ascii="Times New Roman" w:hAnsi="Times New Roman" w:cs="Times New Roman"/>
          <w:sz w:val="24"/>
          <w:szCs w:val="24"/>
        </w:rPr>
        <w:t>vào file ( writeBigIntToFile () )</w:t>
      </w:r>
    </w:p>
    <w:p w14:paraId="70DB4147" w14:textId="79448B0F" w:rsidR="00EF6219" w:rsidRPr="00F40238" w:rsidRDefault="00EF6219" w:rsidP="00EF6219">
      <w:pPr>
        <w:pStyle w:val="ListParagraph"/>
        <w:tabs>
          <w:tab w:val="left" w:pos="900"/>
          <w:tab w:val="left" w:pos="1170"/>
        </w:tabs>
        <w:ind w:left="900"/>
        <w:rPr>
          <w:rFonts w:ascii="Times New Roman" w:hAnsi="Times New Roman" w:cs="Times New Roman"/>
          <w:sz w:val="24"/>
          <w:szCs w:val="24"/>
        </w:rPr>
      </w:pPr>
      <w:r w:rsidRPr="00F40238">
        <w:rPr>
          <w:rFonts w:ascii="Times New Roman" w:hAnsi="Times New Roman" w:cs="Times New Roman"/>
          <w:sz w:val="24"/>
          <w:szCs w:val="24"/>
        </w:rPr>
        <w:t>Tương tự như hàm ghi số nguyên lớn ra màn hình, cần có một hàm hỗ trợ để ghi số ra file mà không gây ra hiện tượng tràn số.</w:t>
      </w:r>
    </w:p>
    <w:p w14:paraId="304680A3" w14:textId="77777777" w:rsidR="00C92195" w:rsidRPr="00F40238" w:rsidRDefault="00C92195" w:rsidP="00EF6219">
      <w:pPr>
        <w:pStyle w:val="ListParagraph"/>
        <w:tabs>
          <w:tab w:val="left" w:pos="900"/>
          <w:tab w:val="left" w:pos="1170"/>
        </w:tabs>
        <w:ind w:left="900"/>
        <w:rPr>
          <w:rFonts w:ascii="Times New Roman" w:hAnsi="Times New Roman" w:cs="Times New Roman"/>
          <w:sz w:val="24"/>
          <w:szCs w:val="24"/>
        </w:rPr>
      </w:pPr>
    </w:p>
    <w:p w14:paraId="0A0F6E79" w14:textId="50C15C1F" w:rsidR="001D4C83" w:rsidRPr="00F40238" w:rsidRDefault="001D4C83" w:rsidP="001D4C83">
      <w:pPr>
        <w:pStyle w:val="ListParagraph"/>
        <w:tabs>
          <w:tab w:val="left" w:pos="900"/>
          <w:tab w:val="left" w:pos="1170"/>
        </w:tabs>
        <w:ind w:left="900" w:hanging="99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24F7EE2D" wp14:editId="7E553320">
            <wp:extent cx="5943600" cy="2446020"/>
            <wp:effectExtent l="0" t="0" r="0" b="0"/>
            <wp:docPr id="5071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22465" name=""/>
                    <pic:cNvPicPr/>
                  </pic:nvPicPr>
                  <pic:blipFill>
                    <a:blip r:embed="rId26"/>
                    <a:stretch>
                      <a:fillRect/>
                    </a:stretch>
                  </pic:blipFill>
                  <pic:spPr>
                    <a:xfrm>
                      <a:off x="0" y="0"/>
                      <a:ext cx="5943600" cy="2446020"/>
                    </a:xfrm>
                    <a:prstGeom prst="rect">
                      <a:avLst/>
                    </a:prstGeom>
                  </pic:spPr>
                </pic:pic>
              </a:graphicData>
            </a:graphic>
          </wp:inline>
        </w:drawing>
      </w:r>
    </w:p>
    <w:p w14:paraId="0D8C2DE9" w14:textId="12246108" w:rsidR="005265FE" w:rsidRPr="001C2642" w:rsidRDefault="005265FE" w:rsidP="005265FE">
      <w:pPr>
        <w:pStyle w:val="ListParagraph"/>
        <w:tabs>
          <w:tab w:val="left" w:pos="900"/>
          <w:tab w:val="left" w:pos="1170"/>
        </w:tabs>
        <w:ind w:left="810" w:firstLine="990"/>
        <w:rPr>
          <w:rFonts w:ascii="Times New Roman" w:hAnsi="Times New Roman" w:cs="Times New Roman"/>
          <w:i/>
          <w:iCs/>
          <w:sz w:val="24"/>
          <w:szCs w:val="24"/>
        </w:rPr>
      </w:pPr>
      <w:r w:rsidRPr="001C2642">
        <w:rPr>
          <w:rFonts w:ascii="Times New Roman" w:hAnsi="Times New Roman" w:cs="Times New Roman"/>
          <w:i/>
          <w:iCs/>
          <w:sz w:val="24"/>
          <w:szCs w:val="24"/>
        </w:rPr>
        <w:t>Ví dụ về hàm ghi số nguyên lớn ra màn hình</w:t>
      </w:r>
    </w:p>
    <w:p w14:paraId="61C4FFC3" w14:textId="77777777" w:rsidR="00C92195" w:rsidRPr="00F40238" w:rsidRDefault="00C92195" w:rsidP="005265FE">
      <w:pPr>
        <w:pStyle w:val="ListParagraph"/>
        <w:tabs>
          <w:tab w:val="left" w:pos="900"/>
          <w:tab w:val="left" w:pos="1170"/>
        </w:tabs>
        <w:ind w:left="810" w:firstLine="990"/>
        <w:rPr>
          <w:rFonts w:ascii="Times New Roman" w:hAnsi="Times New Roman" w:cs="Times New Roman"/>
          <w:sz w:val="24"/>
          <w:szCs w:val="24"/>
        </w:rPr>
      </w:pPr>
    </w:p>
    <w:p w14:paraId="77D8B0A1"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5CB87095"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38A59391"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7B77FC69"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3F635628"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00A5C187" w14:textId="77777777" w:rsidR="000A62B8" w:rsidRPr="00F40238" w:rsidRDefault="000A62B8" w:rsidP="005265FE">
      <w:pPr>
        <w:pStyle w:val="ListParagraph"/>
        <w:tabs>
          <w:tab w:val="left" w:pos="900"/>
          <w:tab w:val="left" w:pos="1170"/>
        </w:tabs>
        <w:ind w:left="810" w:firstLine="990"/>
        <w:rPr>
          <w:rFonts w:ascii="Times New Roman" w:hAnsi="Times New Roman" w:cs="Times New Roman"/>
          <w:sz w:val="24"/>
          <w:szCs w:val="24"/>
        </w:rPr>
      </w:pPr>
    </w:p>
    <w:p w14:paraId="13F95832" w14:textId="76DDAE62" w:rsidR="002544BE" w:rsidRPr="00F40238" w:rsidRDefault="00EF36C1" w:rsidP="002544BE">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Hàm đọc dữ liệu từ bàn phím (</w:t>
      </w:r>
      <w:r w:rsidR="002544BE" w:rsidRPr="00F40238">
        <w:rPr>
          <w:rFonts w:ascii="Times New Roman" w:hAnsi="Times New Roman" w:cs="Times New Roman"/>
          <w:sz w:val="24"/>
          <w:szCs w:val="24"/>
        </w:rPr>
        <w:t xml:space="preserve"> inputFromBoard</w:t>
      </w:r>
      <w:r w:rsidR="00F569ED" w:rsidRPr="00F40238">
        <w:rPr>
          <w:rFonts w:ascii="Times New Roman" w:hAnsi="Times New Roman" w:cs="Times New Roman"/>
          <w:sz w:val="24"/>
          <w:szCs w:val="24"/>
        </w:rPr>
        <w:t xml:space="preserve"> () </w:t>
      </w:r>
      <w:r w:rsidR="002544BE" w:rsidRPr="00F40238">
        <w:rPr>
          <w:rFonts w:ascii="Times New Roman" w:hAnsi="Times New Roman" w:cs="Times New Roman"/>
          <w:sz w:val="24"/>
          <w:szCs w:val="24"/>
        </w:rPr>
        <w:t>)</w:t>
      </w:r>
    </w:p>
    <w:p w14:paraId="6FFBB575" w14:textId="236F93F5" w:rsidR="002544BE" w:rsidRPr="00F40238" w:rsidRDefault="002544BE" w:rsidP="002544BE">
      <w:pPr>
        <w:pStyle w:val="ListParagraph"/>
        <w:tabs>
          <w:tab w:val="left" w:pos="900"/>
          <w:tab w:val="left" w:pos="1170"/>
        </w:tabs>
        <w:ind w:left="900"/>
        <w:rPr>
          <w:rFonts w:ascii="Times New Roman" w:hAnsi="Times New Roman" w:cs="Times New Roman"/>
          <w:sz w:val="24"/>
          <w:szCs w:val="24"/>
        </w:rPr>
      </w:pPr>
      <w:r w:rsidRPr="00F40238">
        <w:rPr>
          <w:rFonts w:ascii="Times New Roman" w:hAnsi="Times New Roman" w:cs="Times New Roman"/>
          <w:sz w:val="24"/>
          <w:szCs w:val="24"/>
        </w:rPr>
        <w:t xml:space="preserve">Người dùng lựa chọn nhập số từ bàn phím </w:t>
      </w:r>
      <w:r w:rsidR="008D6833" w:rsidRPr="00F40238">
        <w:rPr>
          <w:rFonts w:ascii="Times New Roman" w:hAnsi="Times New Roman" w:cs="Times New Roman"/>
          <w:sz w:val="24"/>
          <w:szCs w:val="24"/>
        </w:rPr>
        <w:t>theo cách phổ thông</w:t>
      </w:r>
      <w:r w:rsidR="00F569ED" w:rsidRPr="00F40238">
        <w:rPr>
          <w:rFonts w:ascii="Times New Roman" w:hAnsi="Times New Roman" w:cs="Times New Roman"/>
          <w:sz w:val="24"/>
          <w:szCs w:val="24"/>
        </w:rPr>
        <w:br/>
      </w:r>
      <w:r w:rsidR="00F569ED" w:rsidRPr="00F40238">
        <w:rPr>
          <w:rFonts w:ascii="Times New Roman" w:hAnsi="Times New Roman" w:cs="Times New Roman"/>
          <w:noProof/>
          <w:sz w:val="24"/>
          <w:szCs w:val="24"/>
        </w:rPr>
        <w:drawing>
          <wp:inline distT="0" distB="0" distL="0" distR="0" wp14:anchorId="0A8BF500" wp14:editId="3642B00E">
            <wp:extent cx="4401164" cy="685896"/>
            <wp:effectExtent l="0" t="0" r="0" b="0"/>
            <wp:docPr id="199292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1191" name=""/>
                    <pic:cNvPicPr/>
                  </pic:nvPicPr>
                  <pic:blipFill>
                    <a:blip r:embed="rId27"/>
                    <a:stretch>
                      <a:fillRect/>
                    </a:stretch>
                  </pic:blipFill>
                  <pic:spPr>
                    <a:xfrm>
                      <a:off x="0" y="0"/>
                      <a:ext cx="4401164" cy="685896"/>
                    </a:xfrm>
                    <a:prstGeom prst="rect">
                      <a:avLst/>
                    </a:prstGeom>
                  </pic:spPr>
                </pic:pic>
              </a:graphicData>
            </a:graphic>
          </wp:inline>
        </w:drawing>
      </w:r>
    </w:p>
    <w:p w14:paraId="683D8329" w14:textId="02E9DC36" w:rsidR="00DB6314" w:rsidRPr="001C2642" w:rsidRDefault="00DB6314" w:rsidP="001C2642">
      <w:pPr>
        <w:pStyle w:val="ListParagraph"/>
        <w:tabs>
          <w:tab w:val="left" w:pos="900"/>
          <w:tab w:val="left" w:pos="1170"/>
        </w:tabs>
        <w:ind w:left="810" w:firstLine="1080"/>
        <w:rPr>
          <w:rFonts w:ascii="Times New Roman" w:hAnsi="Times New Roman" w:cs="Times New Roman"/>
          <w:i/>
          <w:iCs/>
          <w:sz w:val="24"/>
          <w:szCs w:val="24"/>
        </w:rPr>
      </w:pPr>
      <w:r w:rsidRPr="001C2642">
        <w:rPr>
          <w:rFonts w:ascii="Times New Roman" w:hAnsi="Times New Roman" w:cs="Times New Roman"/>
          <w:i/>
          <w:iCs/>
          <w:sz w:val="24"/>
          <w:szCs w:val="24"/>
        </w:rPr>
        <w:t xml:space="preserve">Chương trình viết hàm </w:t>
      </w:r>
      <w:r w:rsidR="00353F5D" w:rsidRPr="001C2642">
        <w:rPr>
          <w:rFonts w:ascii="Times New Roman" w:hAnsi="Times New Roman" w:cs="Times New Roman"/>
          <w:i/>
          <w:iCs/>
          <w:sz w:val="24"/>
          <w:szCs w:val="24"/>
        </w:rPr>
        <w:t>Đoạn chương trình mô tả hàm nhập từ bàn phím</w:t>
      </w:r>
    </w:p>
    <w:p w14:paraId="7448F264" w14:textId="77777777" w:rsidR="00C92195" w:rsidRPr="00F40238" w:rsidRDefault="00C92195" w:rsidP="002544BE">
      <w:pPr>
        <w:pStyle w:val="ListParagraph"/>
        <w:tabs>
          <w:tab w:val="left" w:pos="900"/>
          <w:tab w:val="left" w:pos="1170"/>
        </w:tabs>
        <w:ind w:left="900"/>
        <w:rPr>
          <w:rFonts w:ascii="Times New Roman" w:hAnsi="Times New Roman" w:cs="Times New Roman"/>
          <w:sz w:val="24"/>
          <w:szCs w:val="24"/>
        </w:rPr>
      </w:pPr>
    </w:p>
    <w:p w14:paraId="09A3194E" w14:textId="5C10978B" w:rsidR="006431AA" w:rsidRPr="00F40238" w:rsidRDefault="006431AA" w:rsidP="006431AA">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Hàm đọc dữ liệu từ file  ( inputFromFile () )</w:t>
      </w:r>
    </w:p>
    <w:p w14:paraId="2BD30A11" w14:textId="5905B6EB" w:rsidR="006431AA" w:rsidRPr="00F40238" w:rsidRDefault="006431AA" w:rsidP="00A82BFC">
      <w:pPr>
        <w:pStyle w:val="ListParagraph"/>
        <w:tabs>
          <w:tab w:val="left" w:pos="900"/>
          <w:tab w:val="left" w:pos="1080"/>
          <w:tab w:val="left" w:pos="1170"/>
        </w:tabs>
        <w:ind w:left="900"/>
        <w:rPr>
          <w:rFonts w:ascii="Times New Roman" w:hAnsi="Times New Roman" w:cs="Times New Roman"/>
          <w:sz w:val="24"/>
          <w:szCs w:val="24"/>
        </w:rPr>
      </w:pPr>
      <w:r w:rsidRPr="00F40238">
        <w:rPr>
          <w:rFonts w:ascii="Times New Roman" w:hAnsi="Times New Roman" w:cs="Times New Roman"/>
          <w:sz w:val="24"/>
          <w:szCs w:val="24"/>
        </w:rPr>
        <w:t xml:space="preserve">Người dùng lựa chọn nhập số từ file (.txt) đã có với dòng 1 là số hạng thứ nhất </w:t>
      </w:r>
      <w:r w:rsidR="00A82BFC" w:rsidRPr="00F40238">
        <w:rPr>
          <w:rFonts w:ascii="Times New Roman" w:hAnsi="Times New Roman" w:cs="Times New Roman"/>
          <w:sz w:val="24"/>
          <w:szCs w:val="24"/>
        </w:rPr>
        <w:t>và dòng 2 là số hạng thứ hai</w:t>
      </w:r>
      <w:r w:rsidR="004B2651" w:rsidRPr="00F40238">
        <w:rPr>
          <w:rFonts w:ascii="Times New Roman" w:hAnsi="Times New Roman" w:cs="Times New Roman"/>
          <w:sz w:val="24"/>
          <w:szCs w:val="24"/>
        </w:rPr>
        <w:t xml:space="preserve">. </w:t>
      </w:r>
    </w:p>
    <w:p w14:paraId="52F067C8" w14:textId="3846997B" w:rsidR="00C92195" w:rsidRPr="00F40238" w:rsidRDefault="00C92195" w:rsidP="00A82BFC">
      <w:pPr>
        <w:pStyle w:val="ListParagraph"/>
        <w:tabs>
          <w:tab w:val="left" w:pos="900"/>
          <w:tab w:val="left" w:pos="1080"/>
          <w:tab w:val="left" w:pos="1170"/>
        </w:tabs>
        <w:ind w:left="9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077AE5EB" wp14:editId="22E35CE6">
            <wp:extent cx="5038724" cy="1924050"/>
            <wp:effectExtent l="0" t="0" r="0" b="0"/>
            <wp:docPr id="2067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777" name=""/>
                    <pic:cNvPicPr/>
                  </pic:nvPicPr>
                  <pic:blipFill>
                    <a:blip r:embed="rId28"/>
                    <a:stretch>
                      <a:fillRect/>
                    </a:stretch>
                  </pic:blipFill>
                  <pic:spPr>
                    <a:xfrm>
                      <a:off x="0" y="0"/>
                      <a:ext cx="5049253" cy="1928071"/>
                    </a:xfrm>
                    <a:prstGeom prst="rect">
                      <a:avLst/>
                    </a:prstGeom>
                  </pic:spPr>
                </pic:pic>
              </a:graphicData>
            </a:graphic>
          </wp:inline>
        </w:drawing>
      </w:r>
    </w:p>
    <w:p w14:paraId="2C598E64" w14:textId="78201C48" w:rsidR="000A62B8" w:rsidRDefault="00353F5D" w:rsidP="001C2642">
      <w:pPr>
        <w:pStyle w:val="ListParagraph"/>
        <w:tabs>
          <w:tab w:val="left" w:pos="900"/>
          <w:tab w:val="left" w:pos="1170"/>
        </w:tabs>
        <w:ind w:left="810" w:firstLine="1710"/>
        <w:rPr>
          <w:rFonts w:ascii="Times New Roman" w:hAnsi="Times New Roman" w:cs="Times New Roman"/>
          <w:i/>
          <w:iCs/>
          <w:sz w:val="24"/>
          <w:szCs w:val="24"/>
        </w:rPr>
      </w:pPr>
      <w:r w:rsidRPr="001C2642">
        <w:rPr>
          <w:rFonts w:ascii="Times New Roman" w:hAnsi="Times New Roman" w:cs="Times New Roman"/>
          <w:i/>
          <w:iCs/>
          <w:sz w:val="24"/>
          <w:szCs w:val="24"/>
        </w:rPr>
        <w:t xml:space="preserve"> Đoạn chương trình mô tả hàm đọc từ file</w:t>
      </w:r>
    </w:p>
    <w:p w14:paraId="1F144B03" w14:textId="77777777" w:rsidR="001C2642" w:rsidRPr="001C2642" w:rsidRDefault="001C2642" w:rsidP="001C2642">
      <w:pPr>
        <w:pStyle w:val="ListParagraph"/>
        <w:tabs>
          <w:tab w:val="left" w:pos="900"/>
          <w:tab w:val="left" w:pos="1170"/>
        </w:tabs>
        <w:ind w:left="810" w:firstLine="540"/>
        <w:rPr>
          <w:rFonts w:ascii="Times New Roman" w:hAnsi="Times New Roman" w:cs="Times New Roman"/>
          <w:i/>
          <w:iCs/>
          <w:sz w:val="24"/>
          <w:szCs w:val="24"/>
        </w:rPr>
      </w:pPr>
    </w:p>
    <w:p w14:paraId="2460EE91" w14:textId="411A2EC2" w:rsidR="00AB6997" w:rsidRPr="00F40238" w:rsidRDefault="00AB6997" w:rsidP="00AB6997">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 xml:space="preserve">Hàm </w:t>
      </w:r>
      <w:r w:rsidR="005718E0" w:rsidRPr="00F40238">
        <w:rPr>
          <w:rFonts w:ascii="Times New Roman" w:hAnsi="Times New Roman" w:cs="Times New Roman"/>
          <w:sz w:val="24"/>
          <w:szCs w:val="24"/>
        </w:rPr>
        <w:t>in kết quả ra màn hình</w:t>
      </w:r>
      <w:r w:rsidRPr="00F40238">
        <w:rPr>
          <w:rFonts w:ascii="Times New Roman" w:hAnsi="Times New Roman" w:cs="Times New Roman"/>
          <w:sz w:val="24"/>
          <w:szCs w:val="24"/>
        </w:rPr>
        <w:t xml:space="preserve">  ( </w:t>
      </w:r>
      <w:r w:rsidR="00DE15E9" w:rsidRPr="00F40238">
        <w:rPr>
          <w:rFonts w:ascii="Times New Roman" w:hAnsi="Times New Roman" w:cs="Times New Roman"/>
          <w:sz w:val="24"/>
          <w:szCs w:val="24"/>
        </w:rPr>
        <w:t>writeResultToBoard</w:t>
      </w:r>
      <w:r w:rsidRPr="00F40238">
        <w:rPr>
          <w:rFonts w:ascii="Times New Roman" w:hAnsi="Times New Roman" w:cs="Times New Roman"/>
          <w:sz w:val="24"/>
          <w:szCs w:val="24"/>
        </w:rPr>
        <w:t xml:space="preserve"> () )</w:t>
      </w:r>
    </w:p>
    <w:p w14:paraId="0D3A09AD" w14:textId="543B952A" w:rsidR="007064C5" w:rsidRPr="001C2642" w:rsidRDefault="00865AEB" w:rsidP="001C2642">
      <w:pPr>
        <w:pStyle w:val="ListParagraph"/>
        <w:tabs>
          <w:tab w:val="left" w:pos="900"/>
          <w:tab w:val="left" w:pos="1170"/>
        </w:tabs>
        <w:ind w:left="900"/>
        <w:rPr>
          <w:rFonts w:ascii="Times New Roman" w:hAnsi="Times New Roman" w:cs="Times New Roman"/>
          <w:sz w:val="24"/>
          <w:szCs w:val="24"/>
        </w:rPr>
      </w:pPr>
      <w:r w:rsidRPr="00F40238">
        <w:rPr>
          <w:rFonts w:ascii="Times New Roman" w:hAnsi="Times New Roman" w:cs="Times New Roman"/>
          <w:sz w:val="24"/>
          <w:szCs w:val="24"/>
        </w:rPr>
        <w:t xml:space="preserve">Sau khi </w:t>
      </w:r>
      <w:r w:rsidR="008D7BB4" w:rsidRPr="00F40238">
        <w:rPr>
          <w:rFonts w:ascii="Times New Roman" w:hAnsi="Times New Roman" w:cs="Times New Roman"/>
          <w:sz w:val="24"/>
          <w:szCs w:val="24"/>
        </w:rPr>
        <w:t xml:space="preserve">người dùng đã nhập hai số nguyên lớn và nhập </w:t>
      </w:r>
      <w:r w:rsidR="00EB4336" w:rsidRPr="00F40238">
        <w:rPr>
          <w:rFonts w:ascii="Times New Roman" w:hAnsi="Times New Roman" w:cs="Times New Roman"/>
          <w:sz w:val="24"/>
          <w:szCs w:val="24"/>
        </w:rPr>
        <w:t xml:space="preserve">toán tử thực hiện thì chương trình sẽ bắt đầu tính toán. </w:t>
      </w:r>
      <w:r w:rsidR="00B86CB0" w:rsidRPr="00F40238">
        <w:rPr>
          <w:rFonts w:ascii="Times New Roman" w:hAnsi="Times New Roman" w:cs="Times New Roman"/>
          <w:sz w:val="24"/>
          <w:szCs w:val="24"/>
        </w:rPr>
        <w:t xml:space="preserve">Hàm writeResultToBoard giúp việc in kết quả ra màn hình dễ quan sát hơn </w:t>
      </w:r>
    </w:p>
    <w:p w14:paraId="0C36026A" w14:textId="321C7A84" w:rsidR="007064C5" w:rsidRPr="00F40238" w:rsidRDefault="007064C5" w:rsidP="007064C5">
      <w:pPr>
        <w:pStyle w:val="ListParagraph"/>
        <w:tabs>
          <w:tab w:val="left" w:pos="900"/>
          <w:tab w:val="left" w:pos="1170"/>
        </w:tabs>
        <w:ind w:left="900" w:hanging="9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0994DC1E" wp14:editId="6C0C3E06">
            <wp:extent cx="5643960" cy="2431862"/>
            <wp:effectExtent l="0" t="0" r="0" b="6985"/>
            <wp:docPr id="25182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0394" name=""/>
                    <pic:cNvPicPr/>
                  </pic:nvPicPr>
                  <pic:blipFill>
                    <a:blip r:embed="rId29"/>
                    <a:stretch>
                      <a:fillRect/>
                    </a:stretch>
                  </pic:blipFill>
                  <pic:spPr>
                    <a:xfrm>
                      <a:off x="0" y="0"/>
                      <a:ext cx="5653433" cy="2435944"/>
                    </a:xfrm>
                    <a:prstGeom prst="rect">
                      <a:avLst/>
                    </a:prstGeom>
                  </pic:spPr>
                </pic:pic>
              </a:graphicData>
            </a:graphic>
          </wp:inline>
        </w:drawing>
      </w:r>
    </w:p>
    <w:p w14:paraId="767F0805" w14:textId="793E6E31" w:rsidR="00D5660B" w:rsidRPr="00F40238" w:rsidRDefault="00D5660B" w:rsidP="00D5660B">
      <w:pPr>
        <w:pStyle w:val="ListParagraph"/>
        <w:tabs>
          <w:tab w:val="left" w:pos="900"/>
          <w:tab w:val="left" w:pos="1170"/>
        </w:tabs>
        <w:ind w:left="810" w:firstLine="990"/>
        <w:rPr>
          <w:rFonts w:ascii="Times New Roman" w:hAnsi="Times New Roman" w:cs="Times New Roman"/>
          <w:sz w:val="24"/>
          <w:szCs w:val="24"/>
        </w:rPr>
      </w:pPr>
      <w:r w:rsidRPr="00F40238">
        <w:rPr>
          <w:rFonts w:ascii="Times New Roman" w:hAnsi="Times New Roman" w:cs="Times New Roman"/>
          <w:sz w:val="24"/>
          <w:szCs w:val="24"/>
        </w:rPr>
        <w:t xml:space="preserve"> Đoạn chương trình mô tả hàm in kết quả ra màn hình </w:t>
      </w:r>
    </w:p>
    <w:p w14:paraId="0CE5E756" w14:textId="77777777" w:rsidR="004D4A45" w:rsidRPr="00F40238" w:rsidRDefault="004D4A45" w:rsidP="00D5660B">
      <w:pPr>
        <w:pStyle w:val="ListParagraph"/>
        <w:tabs>
          <w:tab w:val="left" w:pos="900"/>
          <w:tab w:val="left" w:pos="1170"/>
        </w:tabs>
        <w:ind w:left="810" w:firstLine="990"/>
        <w:rPr>
          <w:rFonts w:ascii="Times New Roman" w:hAnsi="Times New Roman" w:cs="Times New Roman"/>
          <w:sz w:val="24"/>
          <w:szCs w:val="24"/>
        </w:rPr>
      </w:pPr>
    </w:p>
    <w:p w14:paraId="33D25084" w14:textId="4C10DB7D" w:rsidR="003B4457" w:rsidRPr="00F40238" w:rsidRDefault="003B4457" w:rsidP="003B4457">
      <w:pPr>
        <w:pStyle w:val="ListParagraph"/>
        <w:numPr>
          <w:ilvl w:val="0"/>
          <w:numId w:val="58"/>
        </w:numPr>
        <w:tabs>
          <w:tab w:val="left" w:pos="900"/>
          <w:tab w:val="left" w:pos="1170"/>
        </w:tabs>
        <w:ind w:hanging="720"/>
        <w:rPr>
          <w:rFonts w:ascii="Times New Roman" w:hAnsi="Times New Roman" w:cs="Times New Roman"/>
          <w:sz w:val="24"/>
          <w:szCs w:val="24"/>
        </w:rPr>
      </w:pPr>
      <w:r w:rsidRPr="00F40238">
        <w:rPr>
          <w:rFonts w:ascii="Times New Roman" w:hAnsi="Times New Roman" w:cs="Times New Roman"/>
          <w:sz w:val="24"/>
          <w:szCs w:val="24"/>
        </w:rPr>
        <w:t xml:space="preserve">Hàm in kết quả ra </w:t>
      </w:r>
      <w:r w:rsidR="00A81F36" w:rsidRPr="00F40238">
        <w:rPr>
          <w:rFonts w:ascii="Times New Roman" w:hAnsi="Times New Roman" w:cs="Times New Roman"/>
          <w:sz w:val="24"/>
          <w:szCs w:val="24"/>
        </w:rPr>
        <w:t>file</w:t>
      </w:r>
      <w:r w:rsidRPr="00F40238">
        <w:rPr>
          <w:rFonts w:ascii="Times New Roman" w:hAnsi="Times New Roman" w:cs="Times New Roman"/>
          <w:sz w:val="24"/>
          <w:szCs w:val="24"/>
        </w:rPr>
        <w:t xml:space="preserve">  ( writeResultTo</w:t>
      </w:r>
      <w:r w:rsidR="00A81F36" w:rsidRPr="00F40238">
        <w:rPr>
          <w:rFonts w:ascii="Times New Roman" w:hAnsi="Times New Roman" w:cs="Times New Roman"/>
          <w:sz w:val="24"/>
          <w:szCs w:val="24"/>
        </w:rPr>
        <w:t>File</w:t>
      </w:r>
      <w:r w:rsidRPr="00F40238">
        <w:rPr>
          <w:rFonts w:ascii="Times New Roman" w:hAnsi="Times New Roman" w:cs="Times New Roman"/>
          <w:sz w:val="24"/>
          <w:szCs w:val="24"/>
        </w:rPr>
        <w:t>() )</w:t>
      </w:r>
    </w:p>
    <w:p w14:paraId="4100CAEF" w14:textId="77777777" w:rsidR="008524B3" w:rsidRPr="00F40238" w:rsidRDefault="00A81F36" w:rsidP="008524B3">
      <w:pPr>
        <w:pStyle w:val="ListParagraph"/>
        <w:tabs>
          <w:tab w:val="left" w:pos="900"/>
          <w:tab w:val="left" w:pos="1170"/>
        </w:tabs>
        <w:ind w:left="1440" w:hanging="540"/>
        <w:rPr>
          <w:rFonts w:ascii="Times New Roman" w:hAnsi="Times New Roman" w:cs="Times New Roman"/>
          <w:sz w:val="24"/>
          <w:szCs w:val="24"/>
        </w:rPr>
      </w:pPr>
      <w:r w:rsidRPr="00F40238">
        <w:rPr>
          <w:rFonts w:ascii="Times New Roman" w:hAnsi="Times New Roman" w:cs="Times New Roman"/>
          <w:sz w:val="24"/>
          <w:szCs w:val="24"/>
        </w:rPr>
        <w:t xml:space="preserve">Tương tự như hàm in kết quả ra màn hình, hàm in két quả ra file cũng có chức </w:t>
      </w:r>
    </w:p>
    <w:p w14:paraId="4501561D" w14:textId="0F47652B" w:rsidR="00A81F36" w:rsidRPr="00F40238" w:rsidRDefault="00A81F36" w:rsidP="008524B3">
      <w:pPr>
        <w:pStyle w:val="ListParagraph"/>
        <w:tabs>
          <w:tab w:val="left" w:pos="900"/>
          <w:tab w:val="left" w:pos="1170"/>
        </w:tabs>
        <w:ind w:left="1440" w:hanging="540"/>
        <w:rPr>
          <w:rFonts w:ascii="Times New Roman" w:hAnsi="Times New Roman" w:cs="Times New Roman"/>
          <w:sz w:val="24"/>
          <w:szCs w:val="24"/>
        </w:rPr>
      </w:pPr>
      <w:r w:rsidRPr="00F40238">
        <w:rPr>
          <w:rFonts w:ascii="Times New Roman" w:hAnsi="Times New Roman" w:cs="Times New Roman"/>
          <w:sz w:val="24"/>
          <w:szCs w:val="24"/>
        </w:rPr>
        <w:t>năng tương tự</w:t>
      </w:r>
    </w:p>
    <w:p w14:paraId="083879CC" w14:textId="6FCC62C8" w:rsidR="008524B3" w:rsidRPr="00F40238" w:rsidRDefault="008524B3" w:rsidP="008524B3">
      <w:pPr>
        <w:pStyle w:val="ListParagraph"/>
        <w:tabs>
          <w:tab w:val="left" w:pos="900"/>
          <w:tab w:val="left" w:pos="1170"/>
        </w:tabs>
        <w:ind w:left="1440" w:hanging="126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0EF68DFE" wp14:editId="4DFAA9CD">
            <wp:extent cx="5943600" cy="2632710"/>
            <wp:effectExtent l="0" t="0" r="0" b="0"/>
            <wp:docPr id="19934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2550" name=""/>
                    <pic:cNvPicPr/>
                  </pic:nvPicPr>
                  <pic:blipFill>
                    <a:blip r:embed="rId30"/>
                    <a:stretch>
                      <a:fillRect/>
                    </a:stretch>
                  </pic:blipFill>
                  <pic:spPr>
                    <a:xfrm>
                      <a:off x="0" y="0"/>
                      <a:ext cx="5943600" cy="2632710"/>
                    </a:xfrm>
                    <a:prstGeom prst="rect">
                      <a:avLst/>
                    </a:prstGeom>
                  </pic:spPr>
                </pic:pic>
              </a:graphicData>
            </a:graphic>
          </wp:inline>
        </w:drawing>
      </w:r>
    </w:p>
    <w:p w14:paraId="1A375B79" w14:textId="0CD64D71" w:rsidR="008524B3" w:rsidRPr="001C2642" w:rsidRDefault="008524B3" w:rsidP="001C2642">
      <w:pPr>
        <w:pStyle w:val="ListParagraph"/>
        <w:tabs>
          <w:tab w:val="left" w:pos="900"/>
          <w:tab w:val="left" w:pos="1170"/>
        </w:tabs>
        <w:ind w:left="810" w:firstLine="1260"/>
        <w:rPr>
          <w:rFonts w:ascii="Times New Roman" w:hAnsi="Times New Roman" w:cs="Times New Roman"/>
          <w:i/>
          <w:iCs/>
          <w:sz w:val="24"/>
          <w:szCs w:val="24"/>
        </w:rPr>
      </w:pPr>
      <w:r w:rsidRPr="001C2642">
        <w:rPr>
          <w:rFonts w:ascii="Times New Roman" w:hAnsi="Times New Roman" w:cs="Times New Roman"/>
          <w:i/>
          <w:iCs/>
          <w:sz w:val="24"/>
          <w:szCs w:val="24"/>
        </w:rPr>
        <w:t xml:space="preserve">Đoạn chương trình mô tả hàm in kết quả ra file </w:t>
      </w:r>
    </w:p>
    <w:p w14:paraId="3135C1BD" w14:textId="77777777" w:rsidR="00D03E26" w:rsidRPr="001C2642" w:rsidRDefault="00D03E26" w:rsidP="001C2642">
      <w:pPr>
        <w:pStyle w:val="ListParagraph"/>
        <w:tabs>
          <w:tab w:val="left" w:pos="900"/>
          <w:tab w:val="left" w:pos="1170"/>
        </w:tabs>
        <w:ind w:left="810" w:firstLine="1260"/>
        <w:rPr>
          <w:rFonts w:ascii="Times New Roman" w:hAnsi="Times New Roman" w:cs="Times New Roman"/>
          <w:b/>
          <w:bCs/>
          <w:i/>
          <w:iCs/>
          <w:sz w:val="24"/>
          <w:szCs w:val="24"/>
        </w:rPr>
      </w:pPr>
    </w:p>
    <w:p w14:paraId="2EF65B8A" w14:textId="16BBBD81" w:rsidR="00D03E26" w:rsidRPr="001C2642" w:rsidRDefault="00D03E26" w:rsidP="00D03E26">
      <w:pPr>
        <w:pStyle w:val="ListParagraph"/>
        <w:numPr>
          <w:ilvl w:val="0"/>
          <w:numId w:val="55"/>
        </w:numPr>
        <w:tabs>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Thiết kế chương trình</w:t>
      </w:r>
    </w:p>
    <w:p w14:paraId="4627D36B" w14:textId="3DC3FB4C" w:rsidR="004D4A45" w:rsidRPr="001C2642" w:rsidRDefault="00333210" w:rsidP="004D4A45">
      <w:pPr>
        <w:pStyle w:val="ListParagraph"/>
        <w:numPr>
          <w:ilvl w:val="0"/>
          <w:numId w:val="61"/>
        </w:numPr>
        <w:tabs>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Phẩm chất của chương trình tốt </w:t>
      </w:r>
    </w:p>
    <w:p w14:paraId="5435091E" w14:textId="3FCFA864" w:rsidR="00333210" w:rsidRPr="001C2642" w:rsidRDefault="001716C6" w:rsidP="00281DAC">
      <w:pPr>
        <w:pStyle w:val="ListParagraph"/>
        <w:numPr>
          <w:ilvl w:val="0"/>
          <w:numId w:val="62"/>
        </w:numPr>
        <w:tabs>
          <w:tab w:val="left" w:pos="900"/>
          <w:tab w:val="left" w:pos="1170"/>
        </w:tabs>
        <w:ind w:left="720"/>
        <w:rPr>
          <w:rFonts w:ascii="Times New Roman" w:hAnsi="Times New Roman" w:cs="Times New Roman"/>
          <w:b/>
          <w:bCs/>
          <w:sz w:val="24"/>
          <w:szCs w:val="24"/>
        </w:rPr>
      </w:pPr>
      <w:r w:rsidRPr="001C2642">
        <w:rPr>
          <w:rFonts w:ascii="Times New Roman" w:hAnsi="Times New Roman" w:cs="Times New Roman"/>
          <w:b/>
          <w:bCs/>
          <w:sz w:val="24"/>
          <w:szCs w:val="24"/>
        </w:rPr>
        <w:t>Cấu trúc tốt.</w:t>
      </w:r>
    </w:p>
    <w:p w14:paraId="74A2A735" w14:textId="759A1B59" w:rsidR="00710F7C" w:rsidRPr="00F40238" w:rsidRDefault="001C1DEE" w:rsidP="00C21789">
      <w:pPr>
        <w:pStyle w:val="ListParagraph"/>
        <w:numPr>
          <w:ilvl w:val="0"/>
          <w:numId w:val="58"/>
        </w:numPr>
        <w:tabs>
          <w:tab w:val="left" w:pos="900"/>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Chia nhỏ các hàm và module</w:t>
      </w:r>
      <w:r w:rsidRPr="00F40238">
        <w:rPr>
          <w:rFonts w:ascii="Times New Roman" w:hAnsi="Times New Roman" w:cs="Times New Roman"/>
          <w:sz w:val="24"/>
          <w:szCs w:val="24"/>
        </w:rPr>
        <w:t xml:space="preserve">: Chương trình được chia thành các hàm nhỏ, mỗi hàm thực hiện một nhiệm vụ cụ thể như </w:t>
      </w:r>
      <w:r w:rsidRPr="00F40238">
        <w:rPr>
          <w:rStyle w:val="HTMLCode"/>
          <w:rFonts w:ascii="Times New Roman" w:eastAsiaTheme="majorEastAsia" w:hAnsi="Times New Roman" w:cs="Times New Roman"/>
          <w:sz w:val="24"/>
          <w:szCs w:val="24"/>
        </w:rPr>
        <w:t>inputFromFile</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inputFromKeyBoard</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writeResultToBoard</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writeResultToFile</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printBigintToBoard</w:t>
      </w:r>
      <w:r w:rsidRPr="00F40238">
        <w:rPr>
          <w:rFonts w:ascii="Times New Roman" w:hAnsi="Times New Roman" w:cs="Times New Roman"/>
          <w:sz w:val="24"/>
          <w:szCs w:val="24"/>
        </w:rPr>
        <w:t>. Điều này giúp dễ dàng bảo trì và mở rộng mã nguồn.</w:t>
      </w:r>
    </w:p>
    <w:p w14:paraId="24D93170" w14:textId="259A3511" w:rsidR="001C1DEE" w:rsidRPr="00F40238" w:rsidRDefault="001C1DEE" w:rsidP="00C21789">
      <w:pPr>
        <w:pStyle w:val="ListParagraph"/>
        <w:numPr>
          <w:ilvl w:val="0"/>
          <w:numId w:val="58"/>
        </w:numPr>
        <w:tabs>
          <w:tab w:val="left" w:pos="900"/>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Định nghĩa lớp rõ ràng</w:t>
      </w:r>
      <w:r w:rsidRPr="00F40238">
        <w:rPr>
          <w:rFonts w:ascii="Times New Roman" w:hAnsi="Times New Roman" w:cs="Times New Roman"/>
          <w:sz w:val="24"/>
          <w:szCs w:val="24"/>
        </w:rPr>
        <w:t xml:space="preserve">: Lớp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được định nghĩa rõ ràng với các thuộc tính và phương thức cụ thể, giúp dễ dàng quản lý các số nguyên lớn</w:t>
      </w:r>
      <w:r w:rsidR="004D4A45" w:rsidRPr="00F40238">
        <w:rPr>
          <w:rFonts w:ascii="Times New Roman" w:hAnsi="Times New Roman" w:cs="Times New Roman"/>
          <w:sz w:val="24"/>
          <w:szCs w:val="24"/>
        </w:rPr>
        <w:t>.</w:t>
      </w:r>
    </w:p>
    <w:p w14:paraId="0A45396A" w14:textId="5AEC3FE4" w:rsidR="001716C6" w:rsidRPr="001C2642" w:rsidRDefault="001716C6" w:rsidP="00281DAC">
      <w:pPr>
        <w:pStyle w:val="ListParagraph"/>
        <w:numPr>
          <w:ilvl w:val="0"/>
          <w:numId w:val="62"/>
        </w:numPr>
        <w:tabs>
          <w:tab w:val="left" w:pos="990"/>
        </w:tabs>
        <w:ind w:left="900" w:hanging="450"/>
        <w:rPr>
          <w:rFonts w:ascii="Times New Roman" w:hAnsi="Times New Roman" w:cs="Times New Roman"/>
          <w:b/>
          <w:bCs/>
          <w:sz w:val="24"/>
          <w:szCs w:val="24"/>
        </w:rPr>
      </w:pPr>
      <w:r w:rsidRPr="001C2642">
        <w:rPr>
          <w:rFonts w:ascii="Times New Roman" w:hAnsi="Times New Roman" w:cs="Times New Roman"/>
          <w:b/>
          <w:bCs/>
          <w:sz w:val="24"/>
          <w:szCs w:val="24"/>
        </w:rPr>
        <w:t>Logic chương trình và các biểu thức được diễn đạt theo cách thông thường.</w:t>
      </w:r>
    </w:p>
    <w:p w14:paraId="327785E2" w14:textId="047CF98E" w:rsidR="001C1DEE" w:rsidRPr="00F40238" w:rsidRDefault="00EA5DDC" w:rsidP="00281DAC">
      <w:pPr>
        <w:pStyle w:val="ListParagraph"/>
        <w:numPr>
          <w:ilvl w:val="0"/>
          <w:numId w:val="63"/>
        </w:numPr>
        <w:tabs>
          <w:tab w:val="left" w:pos="990"/>
        </w:tabs>
        <w:ind w:left="1440"/>
        <w:rPr>
          <w:rFonts w:ascii="Times New Roman" w:hAnsi="Times New Roman" w:cs="Times New Roman"/>
          <w:sz w:val="24"/>
          <w:szCs w:val="24"/>
        </w:rPr>
      </w:pPr>
      <w:r w:rsidRPr="00F40238">
        <w:rPr>
          <w:rStyle w:val="Strong"/>
          <w:rFonts w:ascii="Times New Roman" w:hAnsi="Times New Roman" w:cs="Times New Roman"/>
          <w:sz w:val="24"/>
          <w:szCs w:val="24"/>
        </w:rPr>
        <w:t>Logic rõ ràng</w:t>
      </w:r>
      <w:r w:rsidRPr="00F40238">
        <w:rPr>
          <w:rFonts w:ascii="Times New Roman" w:hAnsi="Times New Roman" w:cs="Times New Roman"/>
          <w:sz w:val="24"/>
          <w:szCs w:val="24"/>
        </w:rPr>
        <w:t>: Các phép toán số học trên số nguyên lớn (cộng, trừ, nhân, chia) được triển khai một cách rõ ràng và tuần tự. Các bước trong phép chia và nhân Karatsuba được tách biệt và có logic rõ ràng.</w:t>
      </w:r>
    </w:p>
    <w:p w14:paraId="729FAF3B" w14:textId="503B754E" w:rsidR="004D4A45" w:rsidRPr="00F40238" w:rsidRDefault="00EA5DDC" w:rsidP="00281DAC">
      <w:pPr>
        <w:pStyle w:val="ListParagraph"/>
        <w:numPr>
          <w:ilvl w:val="0"/>
          <w:numId w:val="63"/>
        </w:numPr>
        <w:tabs>
          <w:tab w:val="left" w:pos="990"/>
        </w:tabs>
        <w:ind w:left="1440"/>
        <w:rPr>
          <w:rFonts w:ascii="Times New Roman" w:hAnsi="Times New Roman" w:cs="Times New Roman"/>
          <w:sz w:val="24"/>
          <w:szCs w:val="24"/>
        </w:rPr>
      </w:pPr>
      <w:r w:rsidRPr="00F40238">
        <w:rPr>
          <w:rStyle w:val="Strong"/>
          <w:rFonts w:ascii="Times New Roman" w:hAnsi="Times New Roman" w:cs="Times New Roman"/>
          <w:sz w:val="24"/>
          <w:szCs w:val="24"/>
        </w:rPr>
        <w:t>Biểu thức dễ hiểu</w:t>
      </w:r>
      <w:r w:rsidRPr="00F40238">
        <w:rPr>
          <w:rFonts w:ascii="Times New Roman" w:hAnsi="Times New Roman" w:cs="Times New Roman"/>
          <w:sz w:val="24"/>
          <w:szCs w:val="24"/>
        </w:rPr>
        <w:t>: Các biểu thức trong chương trình được viết theo cách thông thường, dễ hiểu và dễ theo dõi.</w:t>
      </w:r>
    </w:p>
    <w:p w14:paraId="7166080C" w14:textId="4EB830BF" w:rsidR="001716C6" w:rsidRPr="001C2642" w:rsidRDefault="001716C6" w:rsidP="00281DAC">
      <w:pPr>
        <w:pStyle w:val="ListParagraph"/>
        <w:numPr>
          <w:ilvl w:val="0"/>
          <w:numId w:val="62"/>
        </w:numPr>
        <w:tabs>
          <w:tab w:val="left" w:pos="900"/>
          <w:tab w:val="left" w:pos="1170"/>
        </w:tabs>
        <w:ind w:hanging="630"/>
        <w:rPr>
          <w:rFonts w:ascii="Times New Roman" w:hAnsi="Times New Roman" w:cs="Times New Roman"/>
          <w:b/>
          <w:bCs/>
          <w:sz w:val="24"/>
          <w:szCs w:val="24"/>
        </w:rPr>
      </w:pPr>
      <w:r w:rsidRPr="001C2642">
        <w:rPr>
          <w:rFonts w:ascii="Times New Roman" w:hAnsi="Times New Roman" w:cs="Times New Roman"/>
          <w:b/>
          <w:bCs/>
          <w:sz w:val="24"/>
          <w:szCs w:val="24"/>
        </w:rPr>
        <w:t>Tên dùng trong chương trình có tính chất miêu tả</w:t>
      </w:r>
      <w:r w:rsidR="00DC4F4F" w:rsidRPr="001C2642">
        <w:rPr>
          <w:rFonts w:ascii="Times New Roman" w:hAnsi="Times New Roman" w:cs="Times New Roman"/>
          <w:b/>
          <w:bCs/>
          <w:sz w:val="24"/>
          <w:szCs w:val="24"/>
        </w:rPr>
        <w:t>.</w:t>
      </w:r>
    </w:p>
    <w:p w14:paraId="00E5EDAE" w14:textId="70F7C7E5" w:rsidR="00EA5DDC" w:rsidRPr="00F40238" w:rsidRDefault="00C84D19" w:rsidP="00281DAC">
      <w:pPr>
        <w:pStyle w:val="ListParagraph"/>
        <w:numPr>
          <w:ilvl w:val="0"/>
          <w:numId w:val="64"/>
        </w:numPr>
        <w:tabs>
          <w:tab w:val="left" w:pos="900"/>
          <w:tab w:val="left" w:pos="1170"/>
        </w:tabs>
        <w:ind w:left="1440"/>
        <w:rPr>
          <w:rFonts w:ascii="Times New Roman" w:hAnsi="Times New Roman" w:cs="Times New Roman"/>
          <w:sz w:val="24"/>
          <w:szCs w:val="24"/>
        </w:rPr>
      </w:pPr>
      <w:r w:rsidRPr="00F40238">
        <w:rPr>
          <w:rStyle w:val="Strong"/>
          <w:rFonts w:ascii="Times New Roman" w:hAnsi="Times New Roman" w:cs="Times New Roman"/>
          <w:sz w:val="24"/>
          <w:szCs w:val="24"/>
        </w:rPr>
        <w:t>Tên biến và hàm</w:t>
      </w:r>
      <w:r w:rsidRPr="00F40238">
        <w:rPr>
          <w:rFonts w:ascii="Times New Roman" w:hAnsi="Times New Roman" w:cs="Times New Roman"/>
          <w:sz w:val="24"/>
          <w:szCs w:val="24"/>
        </w:rPr>
        <w:t xml:space="preserve">: Các tên biến và hàm được đặt một cách có ý nghĩa và miêu tả rõ ràng chức năng của chúng. Ví dụ: </w:t>
      </w:r>
      <w:r w:rsidRPr="00F40238">
        <w:rPr>
          <w:rStyle w:val="HTMLCode"/>
          <w:rFonts w:ascii="Times New Roman" w:eastAsiaTheme="majorEastAsia" w:hAnsi="Times New Roman" w:cs="Times New Roman"/>
          <w:sz w:val="24"/>
          <w:szCs w:val="24"/>
        </w:rPr>
        <w:t>inputFromFile</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inputFromKeyBoard</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writeResultToBoard</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writeResultToFile</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printBigintToBoard</w:t>
      </w:r>
      <w:r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divideBigNum</w:t>
      </w:r>
      <w:r w:rsidRPr="00F40238">
        <w:rPr>
          <w:rFonts w:ascii="Times New Roman" w:hAnsi="Times New Roman" w:cs="Times New Roman"/>
          <w:sz w:val="24"/>
          <w:szCs w:val="24"/>
        </w:rPr>
        <w:t>.</w:t>
      </w:r>
    </w:p>
    <w:p w14:paraId="30F0E822" w14:textId="49F49586" w:rsidR="00C84D19" w:rsidRPr="00F40238" w:rsidRDefault="00C84D19" w:rsidP="00281DAC">
      <w:pPr>
        <w:pStyle w:val="ListParagraph"/>
        <w:numPr>
          <w:ilvl w:val="0"/>
          <w:numId w:val="64"/>
        </w:numPr>
        <w:tabs>
          <w:tab w:val="left" w:pos="900"/>
          <w:tab w:val="left" w:pos="1170"/>
        </w:tabs>
        <w:ind w:left="1440"/>
        <w:rPr>
          <w:rFonts w:ascii="Times New Roman" w:hAnsi="Times New Roman" w:cs="Times New Roman"/>
          <w:sz w:val="24"/>
          <w:szCs w:val="24"/>
        </w:rPr>
      </w:pPr>
      <w:r w:rsidRPr="00F40238">
        <w:rPr>
          <w:rStyle w:val="Strong"/>
          <w:rFonts w:ascii="Times New Roman" w:hAnsi="Times New Roman" w:cs="Times New Roman"/>
          <w:sz w:val="24"/>
          <w:szCs w:val="24"/>
        </w:rPr>
        <w:t>Tên lớp và thành viên</w:t>
      </w:r>
      <w:r w:rsidRPr="00F40238">
        <w:rPr>
          <w:rFonts w:ascii="Times New Roman" w:hAnsi="Times New Roman" w:cs="Times New Roman"/>
          <w:sz w:val="24"/>
          <w:szCs w:val="24"/>
        </w:rPr>
        <w:t xml:space="preserve">: Lớp </w:t>
      </w:r>
      <w:r w:rsidRPr="00F40238">
        <w:rPr>
          <w:rStyle w:val="HTMLCode"/>
          <w:rFonts w:ascii="Times New Roman" w:eastAsiaTheme="majorEastAsia" w:hAnsi="Times New Roman" w:cs="Times New Roman"/>
          <w:sz w:val="24"/>
          <w:szCs w:val="24"/>
        </w:rPr>
        <w:t>bigint</w:t>
      </w:r>
      <w:r w:rsidRPr="00F40238">
        <w:rPr>
          <w:rFonts w:ascii="Times New Roman" w:hAnsi="Times New Roman" w:cs="Times New Roman"/>
          <w:sz w:val="24"/>
          <w:szCs w:val="24"/>
        </w:rPr>
        <w:t xml:space="preserve"> và các thành viên như </w:t>
      </w:r>
      <w:r w:rsidR="00163BBA" w:rsidRPr="00F40238">
        <w:rPr>
          <w:rFonts w:ascii="Times New Roman" w:hAnsi="Times New Roman" w:cs="Times New Roman"/>
          <w:sz w:val="24"/>
          <w:szCs w:val="24"/>
        </w:rPr>
        <w:t>‘</w:t>
      </w:r>
      <w:r w:rsidRPr="00F40238">
        <w:rPr>
          <w:rStyle w:val="HTMLCode"/>
          <w:rFonts w:ascii="Times New Roman" w:eastAsiaTheme="majorEastAsia" w:hAnsi="Times New Roman" w:cs="Times New Roman"/>
          <w:sz w:val="24"/>
          <w:szCs w:val="24"/>
        </w:rPr>
        <w:t>sign</w:t>
      </w:r>
      <w:r w:rsidR="00163BBA" w:rsidRPr="00F40238">
        <w:rPr>
          <w:rStyle w:val="HTMLCode"/>
          <w:rFonts w:ascii="Times New Roman" w:eastAsiaTheme="majorEastAsia" w:hAnsi="Times New Roman" w:cs="Times New Roman"/>
          <w:sz w:val="24"/>
          <w:szCs w:val="24"/>
        </w:rPr>
        <w:t>’</w:t>
      </w:r>
      <w:r w:rsidRPr="00F40238">
        <w:rPr>
          <w:rFonts w:ascii="Times New Roman" w:hAnsi="Times New Roman" w:cs="Times New Roman"/>
          <w:sz w:val="24"/>
          <w:szCs w:val="24"/>
        </w:rPr>
        <w:t xml:space="preserve">, </w:t>
      </w:r>
      <w:r w:rsidR="00163BBA" w:rsidRPr="00F40238">
        <w:rPr>
          <w:rFonts w:ascii="Times New Roman" w:hAnsi="Times New Roman" w:cs="Times New Roman"/>
          <w:sz w:val="24"/>
          <w:szCs w:val="24"/>
        </w:rPr>
        <w:t>‘</w:t>
      </w:r>
      <w:r w:rsidRPr="00F40238">
        <w:rPr>
          <w:rStyle w:val="HTMLCode"/>
          <w:rFonts w:ascii="Times New Roman" w:eastAsiaTheme="majorEastAsia" w:hAnsi="Times New Roman" w:cs="Times New Roman"/>
          <w:sz w:val="24"/>
          <w:szCs w:val="24"/>
        </w:rPr>
        <w:t>a</w:t>
      </w:r>
      <w:r w:rsidR="00163BBA" w:rsidRPr="00F40238">
        <w:rPr>
          <w:rStyle w:val="HTMLCode"/>
          <w:rFonts w:ascii="Times New Roman" w:eastAsiaTheme="majorEastAsia" w:hAnsi="Times New Roman" w:cs="Times New Roman"/>
          <w:sz w:val="24"/>
          <w:szCs w:val="24"/>
        </w:rPr>
        <w:t>’</w:t>
      </w:r>
      <w:r w:rsidRPr="00F40238">
        <w:rPr>
          <w:rFonts w:ascii="Times New Roman" w:hAnsi="Times New Roman" w:cs="Times New Roman"/>
          <w:sz w:val="24"/>
          <w:szCs w:val="24"/>
        </w:rPr>
        <w:t xml:space="preserve">, </w:t>
      </w:r>
      <w:r w:rsidR="00163BBA" w:rsidRPr="00F40238">
        <w:rPr>
          <w:rFonts w:ascii="Times New Roman" w:hAnsi="Times New Roman" w:cs="Times New Roman"/>
          <w:sz w:val="24"/>
          <w:szCs w:val="24"/>
        </w:rPr>
        <w:t>‘</w:t>
      </w:r>
      <w:r w:rsidRPr="00F40238">
        <w:rPr>
          <w:rStyle w:val="HTMLCode"/>
          <w:rFonts w:ascii="Times New Roman" w:eastAsiaTheme="majorEastAsia" w:hAnsi="Times New Roman" w:cs="Times New Roman"/>
          <w:sz w:val="24"/>
          <w:szCs w:val="24"/>
        </w:rPr>
        <w:t>read</w:t>
      </w:r>
      <w:r w:rsidR="00163BBA" w:rsidRPr="00F40238">
        <w:rPr>
          <w:rStyle w:val="HTMLCode"/>
          <w:rFonts w:ascii="Times New Roman" w:eastAsiaTheme="majorEastAsia" w:hAnsi="Times New Roman" w:cs="Times New Roman"/>
          <w:sz w:val="24"/>
          <w:szCs w:val="24"/>
        </w:rPr>
        <w:t>'</w:t>
      </w:r>
      <w:r w:rsidRPr="00F40238">
        <w:rPr>
          <w:rFonts w:ascii="Times New Roman" w:hAnsi="Times New Roman" w:cs="Times New Roman"/>
          <w:sz w:val="24"/>
          <w:szCs w:val="24"/>
        </w:rPr>
        <w:t>,</w:t>
      </w:r>
      <w:r w:rsidR="00163BBA" w:rsidRPr="00F40238">
        <w:rPr>
          <w:rFonts w:ascii="Times New Roman" w:hAnsi="Times New Roman" w:cs="Times New Roman"/>
          <w:sz w:val="24"/>
          <w:szCs w:val="24"/>
        </w:rPr>
        <w:t xml:space="preserve"> ‘</w:t>
      </w:r>
      <w:r w:rsidRPr="00F40238">
        <w:rPr>
          <w:rStyle w:val="HTMLCode"/>
          <w:rFonts w:ascii="Times New Roman" w:eastAsiaTheme="majorEastAsia" w:hAnsi="Times New Roman" w:cs="Times New Roman"/>
          <w:sz w:val="24"/>
          <w:szCs w:val="24"/>
        </w:rPr>
        <w:t>trim</w:t>
      </w:r>
      <w:r w:rsidR="00163BBA" w:rsidRPr="00F40238">
        <w:rPr>
          <w:rFonts w:ascii="Times New Roman" w:hAnsi="Times New Roman" w:cs="Times New Roman"/>
          <w:sz w:val="24"/>
          <w:szCs w:val="24"/>
        </w:rPr>
        <w:t xml:space="preserve">’ </w:t>
      </w:r>
      <w:r w:rsidRPr="00F40238">
        <w:rPr>
          <w:rFonts w:ascii="Times New Roman" w:hAnsi="Times New Roman" w:cs="Times New Roman"/>
          <w:sz w:val="24"/>
          <w:szCs w:val="24"/>
        </w:rPr>
        <w:t>có tên rõ ràng và dễ hiểu.</w:t>
      </w:r>
    </w:p>
    <w:p w14:paraId="3C4C7AAE" w14:textId="3443327C" w:rsidR="00DC4F4F" w:rsidRPr="001C2642" w:rsidRDefault="00DC4F4F" w:rsidP="00281DAC">
      <w:pPr>
        <w:pStyle w:val="ListParagraph"/>
        <w:numPr>
          <w:ilvl w:val="0"/>
          <w:numId w:val="62"/>
        </w:numPr>
        <w:tabs>
          <w:tab w:val="left" w:pos="900"/>
          <w:tab w:val="left" w:pos="1170"/>
        </w:tabs>
        <w:ind w:hanging="630"/>
        <w:rPr>
          <w:rFonts w:ascii="Times New Roman" w:hAnsi="Times New Roman" w:cs="Times New Roman"/>
          <w:b/>
          <w:bCs/>
          <w:sz w:val="24"/>
          <w:szCs w:val="24"/>
        </w:rPr>
      </w:pPr>
      <w:r w:rsidRPr="001C2642">
        <w:rPr>
          <w:rFonts w:ascii="Times New Roman" w:hAnsi="Times New Roman" w:cs="Times New Roman"/>
          <w:b/>
          <w:bCs/>
          <w:sz w:val="24"/>
          <w:szCs w:val="24"/>
        </w:rPr>
        <w:lastRenderedPageBreak/>
        <w:t>Chú thích hợp lý.</w:t>
      </w:r>
    </w:p>
    <w:p w14:paraId="1C7C7CD3" w14:textId="33955B05" w:rsidR="00ED04B4" w:rsidRPr="00F40238" w:rsidRDefault="00ED04B4" w:rsidP="00281DAC">
      <w:pPr>
        <w:pStyle w:val="ListParagraph"/>
        <w:numPr>
          <w:ilvl w:val="0"/>
          <w:numId w:val="65"/>
        </w:numPr>
        <w:tabs>
          <w:tab w:val="left" w:pos="900"/>
          <w:tab w:val="left" w:pos="1170"/>
        </w:tabs>
        <w:ind w:left="1440"/>
        <w:rPr>
          <w:rFonts w:ascii="Times New Roman" w:hAnsi="Times New Roman" w:cs="Times New Roman"/>
          <w:sz w:val="24"/>
          <w:szCs w:val="24"/>
        </w:rPr>
      </w:pPr>
      <w:r w:rsidRPr="00F40238">
        <w:rPr>
          <w:rFonts w:ascii="Times New Roman" w:hAnsi="Times New Roman" w:cs="Times New Roman"/>
          <w:sz w:val="24"/>
          <w:szCs w:val="24"/>
        </w:rPr>
        <w:t xml:space="preserve">Các hàm đã có chú thích hợp lí </w:t>
      </w:r>
      <w:r w:rsidR="00FB62A8" w:rsidRPr="00F40238">
        <w:rPr>
          <w:rFonts w:ascii="Times New Roman" w:hAnsi="Times New Roman" w:cs="Times New Roman"/>
          <w:sz w:val="24"/>
          <w:szCs w:val="24"/>
        </w:rPr>
        <w:t>giúp cho người đọc có thể hiểu rõ hơn chức năng của từng hàm</w:t>
      </w:r>
    </w:p>
    <w:p w14:paraId="6C3F6CC5" w14:textId="1FD565BA" w:rsidR="00D832B9" w:rsidRPr="00F40238" w:rsidRDefault="00E67D21" w:rsidP="00E67D21">
      <w:pPr>
        <w:pStyle w:val="ListParagraph"/>
        <w:tabs>
          <w:tab w:val="left" w:pos="900"/>
          <w:tab w:val="left" w:pos="1170"/>
        </w:tabs>
        <w:ind w:left="1440" w:hanging="54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58AC40E6" wp14:editId="69158A90">
            <wp:extent cx="5895975" cy="1162050"/>
            <wp:effectExtent l="0" t="0" r="9525" b="0"/>
            <wp:docPr id="80770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7075" name=""/>
                    <pic:cNvPicPr/>
                  </pic:nvPicPr>
                  <pic:blipFill>
                    <a:blip r:embed="rId31"/>
                    <a:stretch>
                      <a:fillRect/>
                    </a:stretch>
                  </pic:blipFill>
                  <pic:spPr>
                    <a:xfrm>
                      <a:off x="0" y="0"/>
                      <a:ext cx="5895975" cy="1162050"/>
                    </a:xfrm>
                    <a:prstGeom prst="rect">
                      <a:avLst/>
                    </a:prstGeom>
                  </pic:spPr>
                </pic:pic>
              </a:graphicData>
            </a:graphic>
          </wp:inline>
        </w:drawing>
      </w:r>
    </w:p>
    <w:p w14:paraId="38B5C053" w14:textId="1159454B" w:rsidR="004D4A45" w:rsidRPr="001C2642" w:rsidRDefault="004D4A45" w:rsidP="004D4A45">
      <w:pPr>
        <w:pStyle w:val="ListParagraph"/>
        <w:tabs>
          <w:tab w:val="left" w:pos="900"/>
          <w:tab w:val="left" w:pos="1170"/>
        </w:tabs>
        <w:ind w:left="1440" w:firstLine="270"/>
        <w:rPr>
          <w:rFonts w:ascii="Times New Roman" w:hAnsi="Times New Roman" w:cs="Times New Roman"/>
          <w:i/>
          <w:iCs/>
          <w:sz w:val="24"/>
          <w:szCs w:val="24"/>
        </w:rPr>
      </w:pPr>
      <w:r w:rsidRPr="00F40238">
        <w:rPr>
          <w:rFonts w:ascii="Times New Roman" w:hAnsi="Times New Roman" w:cs="Times New Roman"/>
          <w:sz w:val="24"/>
          <w:szCs w:val="24"/>
        </w:rPr>
        <w:t xml:space="preserve"> </w:t>
      </w:r>
      <w:r w:rsidRPr="001C2642">
        <w:rPr>
          <w:rFonts w:ascii="Times New Roman" w:hAnsi="Times New Roman" w:cs="Times New Roman"/>
          <w:i/>
          <w:iCs/>
          <w:sz w:val="24"/>
          <w:szCs w:val="24"/>
        </w:rPr>
        <w:t>Chú thích hợp lí và tên dùng trong chương trình có tính chất miêu tả</w:t>
      </w:r>
    </w:p>
    <w:p w14:paraId="69083B94" w14:textId="77777777" w:rsidR="004D4A45" w:rsidRPr="00F40238" w:rsidRDefault="004D4A45" w:rsidP="004D4A45">
      <w:pPr>
        <w:pStyle w:val="ListParagraph"/>
        <w:tabs>
          <w:tab w:val="left" w:pos="900"/>
          <w:tab w:val="left" w:pos="1170"/>
        </w:tabs>
        <w:ind w:left="1440" w:firstLine="270"/>
        <w:rPr>
          <w:rFonts w:ascii="Times New Roman" w:hAnsi="Times New Roman" w:cs="Times New Roman"/>
          <w:sz w:val="24"/>
          <w:szCs w:val="24"/>
        </w:rPr>
      </w:pPr>
    </w:p>
    <w:p w14:paraId="36F17F16" w14:textId="56C4FA51" w:rsidR="00DB4721" w:rsidRPr="001C2642" w:rsidRDefault="00DC4F4F" w:rsidP="00281DAC">
      <w:pPr>
        <w:pStyle w:val="ListParagraph"/>
        <w:numPr>
          <w:ilvl w:val="0"/>
          <w:numId w:val="62"/>
        </w:numPr>
        <w:tabs>
          <w:tab w:val="left" w:pos="900"/>
          <w:tab w:val="left" w:pos="1170"/>
        </w:tabs>
        <w:ind w:hanging="630"/>
        <w:rPr>
          <w:rFonts w:ascii="Times New Roman" w:hAnsi="Times New Roman" w:cs="Times New Roman"/>
          <w:b/>
          <w:bCs/>
          <w:sz w:val="24"/>
          <w:szCs w:val="24"/>
        </w:rPr>
      </w:pPr>
      <w:r w:rsidRPr="001C2642">
        <w:rPr>
          <w:rFonts w:ascii="Times New Roman" w:hAnsi="Times New Roman" w:cs="Times New Roman"/>
          <w:b/>
          <w:bCs/>
          <w:sz w:val="24"/>
          <w:szCs w:val="24"/>
        </w:rPr>
        <w:t>Tôn trọng chiến lược Divide/Conquer/Association</w:t>
      </w:r>
      <w:r w:rsidR="00DB4721" w:rsidRPr="001C2642">
        <w:rPr>
          <w:rFonts w:ascii="Times New Roman" w:hAnsi="Times New Roman" w:cs="Times New Roman"/>
          <w:b/>
          <w:bCs/>
          <w:sz w:val="24"/>
          <w:szCs w:val="24"/>
        </w:rPr>
        <w:t>.</w:t>
      </w:r>
    </w:p>
    <w:p w14:paraId="6AC9C57F" w14:textId="793EB713" w:rsidR="00FC0A94" w:rsidRPr="00F40238" w:rsidRDefault="009D621C" w:rsidP="00281DAC">
      <w:pPr>
        <w:pStyle w:val="ListParagraph"/>
        <w:numPr>
          <w:ilvl w:val="0"/>
          <w:numId w:val="65"/>
        </w:numPr>
        <w:tabs>
          <w:tab w:val="left" w:pos="900"/>
          <w:tab w:val="left" w:pos="1170"/>
        </w:tabs>
        <w:ind w:left="1440"/>
        <w:rPr>
          <w:rFonts w:ascii="Times New Roman" w:hAnsi="Times New Roman" w:cs="Times New Roman"/>
          <w:sz w:val="24"/>
          <w:szCs w:val="24"/>
        </w:rPr>
      </w:pPr>
      <w:r w:rsidRPr="00F40238">
        <w:rPr>
          <w:rFonts w:ascii="Times New Roman" w:hAnsi="Times New Roman" w:cs="Times New Roman"/>
          <w:b/>
          <w:bCs/>
          <w:sz w:val="24"/>
          <w:szCs w:val="24"/>
        </w:rPr>
        <w:t>Chia nhỏ vấn đề</w:t>
      </w:r>
      <w:r w:rsidRPr="00F40238">
        <w:rPr>
          <w:rFonts w:ascii="Times New Roman" w:hAnsi="Times New Roman" w:cs="Times New Roman"/>
          <w:sz w:val="24"/>
          <w:szCs w:val="24"/>
        </w:rPr>
        <w:t xml:space="preserve">: Chương trình chia các phép toán số học phức tạp thành các hàm nhỏ hơn và thực hiện từng bước một cách tuần tự. </w:t>
      </w:r>
      <w:r w:rsidR="0032293E" w:rsidRPr="00F40238">
        <w:rPr>
          <w:rFonts w:ascii="Times New Roman" w:hAnsi="Times New Roman" w:cs="Times New Roman"/>
          <w:sz w:val="24"/>
          <w:szCs w:val="24"/>
        </w:rPr>
        <w:br/>
      </w:r>
      <w:r w:rsidRPr="00F40238">
        <w:rPr>
          <w:rFonts w:ascii="Times New Roman" w:hAnsi="Times New Roman" w:cs="Times New Roman"/>
          <w:sz w:val="24"/>
          <w:szCs w:val="24"/>
        </w:rPr>
        <w:t>Ví dụ, phép nhân Karatsuba chia nhỏ vấn đề thành các bài toán con nhỏ hơn và giải quyết từng bài toán con.</w:t>
      </w:r>
    </w:p>
    <w:p w14:paraId="29A43800" w14:textId="786E5A5D" w:rsidR="004D4A45" w:rsidRDefault="009D621C" w:rsidP="00281DAC">
      <w:pPr>
        <w:pStyle w:val="ListParagraph"/>
        <w:numPr>
          <w:ilvl w:val="0"/>
          <w:numId w:val="65"/>
        </w:numPr>
        <w:tabs>
          <w:tab w:val="left" w:pos="900"/>
          <w:tab w:val="left" w:pos="1170"/>
        </w:tabs>
        <w:ind w:left="1440"/>
        <w:rPr>
          <w:rFonts w:ascii="Times New Roman" w:hAnsi="Times New Roman" w:cs="Times New Roman"/>
          <w:sz w:val="24"/>
          <w:szCs w:val="24"/>
        </w:rPr>
      </w:pPr>
      <w:r w:rsidRPr="00F40238">
        <w:rPr>
          <w:rFonts w:ascii="Times New Roman" w:hAnsi="Times New Roman" w:cs="Times New Roman"/>
          <w:b/>
          <w:bCs/>
          <w:sz w:val="24"/>
          <w:szCs w:val="24"/>
        </w:rPr>
        <w:t>Gộp kết quả</w:t>
      </w:r>
      <w:r w:rsidRPr="00F40238">
        <w:rPr>
          <w:rFonts w:ascii="Times New Roman" w:hAnsi="Times New Roman" w:cs="Times New Roman"/>
          <w:sz w:val="24"/>
          <w:szCs w:val="24"/>
        </w:rPr>
        <w:t>: Kết quả của các bài toán con sau đó được gộp lại để có được kết quả cuối cùng. Điều này thể hiện rõ trong các phép toán như nhân và chia.</w:t>
      </w:r>
    </w:p>
    <w:p w14:paraId="0409D64B" w14:textId="77777777" w:rsidR="001C2642" w:rsidRPr="00F40238" w:rsidRDefault="001C2642" w:rsidP="001C2642">
      <w:pPr>
        <w:pStyle w:val="ListParagraph"/>
        <w:tabs>
          <w:tab w:val="left" w:pos="900"/>
          <w:tab w:val="left" w:pos="1170"/>
        </w:tabs>
        <w:ind w:left="1440"/>
        <w:rPr>
          <w:rFonts w:ascii="Times New Roman" w:hAnsi="Times New Roman" w:cs="Times New Roman"/>
          <w:sz w:val="24"/>
          <w:szCs w:val="24"/>
        </w:rPr>
      </w:pPr>
    </w:p>
    <w:p w14:paraId="535838BD" w14:textId="46C1F439" w:rsidR="00EF3F83" w:rsidRPr="001C2642" w:rsidRDefault="00DB4721" w:rsidP="00EF3F83">
      <w:pPr>
        <w:pStyle w:val="ListParagraph"/>
        <w:numPr>
          <w:ilvl w:val="0"/>
          <w:numId w:val="61"/>
        </w:numPr>
        <w:tabs>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Kỹ thuật thiết kế cấu trúc chương trình</w:t>
      </w:r>
    </w:p>
    <w:p w14:paraId="6BB862AF" w14:textId="64421EBC" w:rsidR="00EF3F83" w:rsidRPr="00F40238" w:rsidRDefault="00EF3F83" w:rsidP="000F4490">
      <w:pPr>
        <w:pStyle w:val="ListParagraph"/>
        <w:tabs>
          <w:tab w:val="left" w:pos="810"/>
          <w:tab w:val="left" w:pos="900"/>
          <w:tab w:val="left" w:pos="1170"/>
        </w:tabs>
        <w:ind w:left="360"/>
        <w:rPr>
          <w:rFonts w:ascii="Times New Roman" w:hAnsi="Times New Roman" w:cs="Times New Roman"/>
          <w:sz w:val="24"/>
          <w:szCs w:val="24"/>
        </w:rPr>
      </w:pPr>
      <w:r w:rsidRPr="00F40238">
        <w:rPr>
          <w:rFonts w:ascii="Times New Roman" w:hAnsi="Times New Roman" w:cs="Times New Roman"/>
          <w:sz w:val="24"/>
          <w:szCs w:val="24"/>
        </w:rPr>
        <w:t xml:space="preserve">Việc sử dụng và hiểu được các kỹ thuật thiết kế cấu trúc khác nhau trong lập trình là rất quan trọng. Với bài toán </w:t>
      </w:r>
      <w:r w:rsidR="00336A71" w:rsidRPr="00F40238">
        <w:rPr>
          <w:rFonts w:ascii="Times New Roman" w:hAnsi="Times New Roman" w:cs="Times New Roman"/>
          <w:sz w:val="24"/>
          <w:szCs w:val="24"/>
        </w:rPr>
        <w:t>làm việc với số nguyên lớn</w:t>
      </w:r>
      <w:r w:rsidRPr="00F40238">
        <w:rPr>
          <w:rFonts w:ascii="Times New Roman" w:hAnsi="Times New Roman" w:cs="Times New Roman"/>
          <w:sz w:val="24"/>
          <w:szCs w:val="24"/>
        </w:rPr>
        <w:t xml:space="preserve"> được đưa ra, em đã xác định được các phương thức phù hợp và kết hợp chúng với nhau để xây dựng chương trình hoàn chỉnh, sao cho dễ dàng thao tác và hoàn thành. Các kỹ thuật đã được em sử dụng trong bài như sau:</w:t>
      </w:r>
    </w:p>
    <w:p w14:paraId="234317AD" w14:textId="161D9DC4" w:rsidR="005A101C" w:rsidRPr="00F40238" w:rsidRDefault="00B229C2" w:rsidP="00281DAC">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Mô thức lập trình hướng đối tượng</w:t>
      </w:r>
      <w:r w:rsidR="00033830" w:rsidRPr="00F40238">
        <w:rPr>
          <w:rFonts w:ascii="Times New Roman" w:hAnsi="Times New Roman" w:cs="Times New Roman"/>
          <w:sz w:val="24"/>
          <w:szCs w:val="24"/>
        </w:rPr>
        <w:t xml:space="preserve"> (OOP)</w:t>
      </w:r>
    </w:p>
    <w:p w14:paraId="2BEB507E" w14:textId="3EC26DA9" w:rsidR="0009788A" w:rsidRPr="00F40238" w:rsidRDefault="00E2576F" w:rsidP="00281DAC">
      <w:pPr>
        <w:pStyle w:val="ListParagraph"/>
        <w:numPr>
          <w:ilvl w:val="0"/>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Lớp ‘bigint’ : Chương trình sử dụng </w:t>
      </w:r>
      <w:r w:rsidR="00BC0760" w:rsidRPr="00F40238">
        <w:rPr>
          <w:rFonts w:ascii="Times New Roman" w:hAnsi="Times New Roman" w:cs="Times New Roman"/>
          <w:sz w:val="24"/>
          <w:szCs w:val="24"/>
        </w:rPr>
        <w:t>lớp đối tượng ‘bigint’ để quản lý các số nguyên lớn, bao gồm các thuộc tính và phương thức để thao tác với các số nguyên lớn</w:t>
      </w:r>
    </w:p>
    <w:p w14:paraId="2646D9D2" w14:textId="0BB13640" w:rsidR="00E46B6C" w:rsidRPr="00F40238" w:rsidRDefault="00E46B6C" w:rsidP="00281DAC">
      <w:pPr>
        <w:pStyle w:val="ListParagraph"/>
        <w:numPr>
          <w:ilvl w:val="0"/>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Thuộc tính:</w:t>
      </w:r>
    </w:p>
    <w:p w14:paraId="7882B648" w14:textId="77777777" w:rsidR="00B3507E" w:rsidRPr="00F40238" w:rsidRDefault="00B3507E" w:rsidP="00281DAC">
      <w:pPr>
        <w:pStyle w:val="ListParagraph"/>
        <w:numPr>
          <w:ilvl w:val="1"/>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‘vector&lt;int&gt; a’: Lưu trữ các đoạn của số nguyên lớn</w:t>
      </w:r>
    </w:p>
    <w:p w14:paraId="4997CFC8" w14:textId="77777777" w:rsidR="00B3507E" w:rsidRPr="00F40238" w:rsidRDefault="00B3507E" w:rsidP="00281DAC">
      <w:pPr>
        <w:pStyle w:val="ListParagraph"/>
        <w:numPr>
          <w:ilvl w:val="1"/>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‘int sign’ : Lưu trữ dấu của số.</w:t>
      </w:r>
    </w:p>
    <w:p w14:paraId="526B46AA" w14:textId="0A68D9D6" w:rsidR="00B3507E" w:rsidRPr="00F40238" w:rsidRDefault="00C0497F" w:rsidP="00281DAC">
      <w:pPr>
        <w:pStyle w:val="ListParagraph"/>
        <w:numPr>
          <w:ilvl w:val="0"/>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Bao gồm các phương thức khởi </w:t>
      </w:r>
      <w:r w:rsidR="005A0DA6" w:rsidRPr="00F40238">
        <w:rPr>
          <w:rFonts w:ascii="Times New Roman" w:hAnsi="Times New Roman" w:cs="Times New Roman"/>
          <w:sz w:val="24"/>
          <w:szCs w:val="24"/>
        </w:rPr>
        <w:t>tạo</w:t>
      </w:r>
      <w:r w:rsidR="000C7696" w:rsidRPr="00F40238">
        <w:rPr>
          <w:rFonts w:ascii="Times New Roman" w:hAnsi="Times New Roman" w:cs="Times New Roman"/>
          <w:sz w:val="24"/>
          <w:szCs w:val="24"/>
        </w:rPr>
        <w:t xml:space="preserve"> (‘bigint</w:t>
      </w:r>
      <w:r w:rsidR="00B063BB" w:rsidRPr="00F40238">
        <w:rPr>
          <w:rFonts w:ascii="Times New Roman" w:hAnsi="Times New Roman" w:cs="Times New Roman"/>
          <w:sz w:val="24"/>
          <w:szCs w:val="24"/>
        </w:rPr>
        <w:t xml:space="preserve">()’, bigint(long long v)’,...) </w:t>
      </w:r>
      <w:r w:rsidR="005A0DA6" w:rsidRPr="00F40238">
        <w:rPr>
          <w:rFonts w:ascii="Times New Roman" w:hAnsi="Times New Roman" w:cs="Times New Roman"/>
          <w:sz w:val="24"/>
          <w:szCs w:val="24"/>
        </w:rPr>
        <w:t>, các toán tử nạp chồng (</w:t>
      </w:r>
      <w:r w:rsidR="000C7696" w:rsidRPr="00F40238">
        <w:rPr>
          <w:rFonts w:ascii="Times New Roman" w:hAnsi="Times New Roman" w:cs="Times New Roman"/>
          <w:sz w:val="24"/>
          <w:szCs w:val="24"/>
        </w:rPr>
        <w:t>‘operator=’, ‘operator+’,..)</w:t>
      </w:r>
      <w:r w:rsidR="005A0DA6" w:rsidRPr="00F40238">
        <w:rPr>
          <w:rFonts w:ascii="Times New Roman" w:hAnsi="Times New Roman" w:cs="Times New Roman"/>
          <w:sz w:val="24"/>
          <w:szCs w:val="24"/>
        </w:rPr>
        <w:t xml:space="preserve"> và các phương thức tiện ích (‘read’, ‘trim’, ‘abs’…)</w:t>
      </w:r>
    </w:p>
    <w:p w14:paraId="1F15DD97" w14:textId="2B6D980C" w:rsidR="00B3507E" w:rsidRPr="00F40238" w:rsidRDefault="00575C59" w:rsidP="00281DAC">
      <w:pPr>
        <w:pStyle w:val="ListParagraph"/>
        <w:numPr>
          <w:ilvl w:val="0"/>
          <w:numId w:val="67"/>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Thể hiện được 4 tính chất của mô thức lập trình hướng đối tượng, là tính đóng gói, tính kế thừa, tính trừu tượng và tính đa hình.</w:t>
      </w:r>
    </w:p>
    <w:p w14:paraId="7624E670" w14:textId="77777777" w:rsidR="00620DF2" w:rsidRPr="00F40238" w:rsidRDefault="00C0497F" w:rsidP="00281DAC">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Tôn trọng và tuân thủ tính cấu trúc của mô thức này.</w:t>
      </w:r>
      <w:r w:rsidR="00620DF2" w:rsidRPr="00F40238">
        <w:rPr>
          <w:rFonts w:ascii="Times New Roman" w:hAnsi="Times New Roman" w:cs="Times New Roman"/>
          <w:sz w:val="24"/>
          <w:szCs w:val="24"/>
        </w:rPr>
        <w:br/>
        <w:t>Mô thức lập trình hướng đối tượng (OOP)</w:t>
      </w:r>
    </w:p>
    <w:p w14:paraId="55B9BB79" w14:textId="5524104D" w:rsidR="005162EE" w:rsidRPr="00F40238" w:rsidRDefault="005162EE" w:rsidP="00281DAC">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Tiếp cận với giải thuật module hóa ( Modularity)</w:t>
      </w:r>
    </w:p>
    <w:p w14:paraId="47EB725D" w14:textId="6FF4A363" w:rsidR="00CC113A" w:rsidRPr="00F40238" w:rsidRDefault="003541F7" w:rsidP="00281DAC">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lastRenderedPageBreak/>
        <w:t>Module hóa các nhiệm vụ chức năng nhỏ để có thể dễ dàng đọc hiểu và tiếp cận.</w:t>
      </w:r>
    </w:p>
    <w:p w14:paraId="344E142A" w14:textId="1D59BA8D" w:rsidR="003541F7" w:rsidRPr="00F40238" w:rsidRDefault="007D7BAB" w:rsidP="00281DAC">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Chương trình được chia thành nhiều hàm và phương thức nhỏ, mỗi cái thực hiện một nhiệm vụ cụ thể.</w:t>
      </w:r>
    </w:p>
    <w:p w14:paraId="0B2D5886" w14:textId="4E4EC851" w:rsidR="007D7BAB" w:rsidRPr="00F40238" w:rsidRDefault="007D7BAB" w:rsidP="007D7BAB">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Vd: inputFromFile, inputFromKeyBoard, writeResultToBoard, writeResultToFile, printBigintToBoard, v.v.</w:t>
      </w:r>
    </w:p>
    <w:p w14:paraId="6B7F634D" w14:textId="2C980869" w:rsidR="0093276E" w:rsidRPr="00F40238" w:rsidRDefault="0093276E" w:rsidP="00281DAC">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Điều này giúp mã nguồn dễ đọc, dễ bảo trì và dễ mở rộng.</w:t>
      </w:r>
    </w:p>
    <w:p w14:paraId="343E3278" w14:textId="6561288B" w:rsidR="00281DAC" w:rsidRPr="00F40238" w:rsidRDefault="00CC113A" w:rsidP="00281DAC">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Phương pháp thiết kế Top-Down</w:t>
      </w:r>
    </w:p>
    <w:p w14:paraId="33A4652A" w14:textId="3206F284" w:rsidR="00CA2BB3" w:rsidRPr="00F40238" w:rsidRDefault="00CA2BB3" w:rsidP="00CA2BB3">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Chương trình chính (main) được thiết kế để gọi các hàm con cho từng nhiệm vụ cụ thể như nhập dữ liệu, chọn phép toán, thực hiện phép toán, và hiển thị kết quả.</w:t>
      </w:r>
    </w:p>
    <w:p w14:paraId="1D204CE1" w14:textId="3BCDB7C7" w:rsidR="00AC173B" w:rsidRPr="00F40238" w:rsidRDefault="00AC173B" w:rsidP="00CA2BB3">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Xác định các chức năng của chương trình cần thể hiện. Sau đó xây dựng các hàm nhiệm vụ nhỏ, từ các hàm nhiệm vụ nhỏ lại chia thành nhiều chức năng nhiệm vụ nhỏ hơn đóng gói trong nó</w:t>
      </w:r>
      <w:r w:rsidR="00D6203F" w:rsidRPr="00F40238">
        <w:rPr>
          <w:rFonts w:ascii="Times New Roman" w:hAnsi="Times New Roman" w:cs="Times New Roman"/>
          <w:sz w:val="24"/>
          <w:szCs w:val="24"/>
        </w:rPr>
        <w:t>.</w:t>
      </w:r>
    </w:p>
    <w:p w14:paraId="2AF6C954" w14:textId="3F7A7504" w:rsidR="00D6203F" w:rsidRPr="00F40238" w:rsidRDefault="00D6203F" w:rsidP="00D6203F">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Những lệnh đơn giản sẽ trực tiếp thiết kế code. Đối với những công việc thực hiện phức tạp hơn sẽ thay bằng lời gọi hàm.</w:t>
      </w:r>
    </w:p>
    <w:p w14:paraId="4185D963" w14:textId="4F13472C" w:rsidR="00CA2BB3" w:rsidRPr="00F40238" w:rsidRDefault="00AC173B" w:rsidP="00CA2BB3">
      <w:pPr>
        <w:pStyle w:val="ListParagraph"/>
        <w:numPr>
          <w:ilvl w:val="0"/>
          <w:numId w:val="68"/>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Điều này giúp chương trình trở nên rõ ràng và dễ theo dõi, với mỗi phần chức năng được tách biệt rõ ràng.</w:t>
      </w:r>
    </w:p>
    <w:p w14:paraId="462346DF" w14:textId="41E4F753" w:rsidR="00CC113A" w:rsidRPr="00F40238" w:rsidRDefault="00D6203F" w:rsidP="00281DAC">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Thiết kế dữ liệu</w:t>
      </w:r>
    </w:p>
    <w:p w14:paraId="42DDE704" w14:textId="580D08E4" w:rsidR="00D6203F" w:rsidRPr="00F40238" w:rsidRDefault="00D6203F" w:rsidP="00D6203F">
      <w:pPr>
        <w:pStyle w:val="ListParagraph"/>
        <w:numPr>
          <w:ilvl w:val="0"/>
          <w:numId w:val="69"/>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Sử dụng lớp số nguyên lớn mô hình hóa thực thể cần được đặc tả.</w:t>
      </w:r>
    </w:p>
    <w:p w14:paraId="327FA50E" w14:textId="0D72AE9B" w:rsidR="00D6203F" w:rsidRPr="00F40238" w:rsidRDefault="00D6203F" w:rsidP="00D6203F">
      <w:pPr>
        <w:pStyle w:val="ListParagraph"/>
        <w:numPr>
          <w:ilvl w:val="0"/>
          <w:numId w:val="69"/>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Đầy đủ các thuộc tính của số nguyên</w:t>
      </w:r>
    </w:p>
    <w:p w14:paraId="591FF998" w14:textId="655BE179" w:rsidR="00D6203F" w:rsidRPr="00F40238" w:rsidRDefault="00D6203F" w:rsidP="00D6203F">
      <w:pPr>
        <w:pStyle w:val="ListParagraph"/>
        <w:numPr>
          <w:ilvl w:val="0"/>
          <w:numId w:val="69"/>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Các file dữ liệu được hoạt động hiệu quả, đầu vào dữ liệu tốt.</w:t>
      </w:r>
    </w:p>
    <w:p w14:paraId="59F7845F" w14:textId="08C02734" w:rsidR="00D6203F" w:rsidRPr="001C2642" w:rsidRDefault="00D6203F" w:rsidP="00D6203F">
      <w:pPr>
        <w:pStyle w:val="ListParagraph"/>
        <w:numPr>
          <w:ilvl w:val="0"/>
          <w:numId w:val="55"/>
        </w:numPr>
        <w:tabs>
          <w:tab w:val="left" w:pos="810"/>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Phong cách lập trình</w:t>
      </w:r>
    </w:p>
    <w:p w14:paraId="49CB5470" w14:textId="331266D0" w:rsidR="00D6203F" w:rsidRPr="001C2642" w:rsidRDefault="00D6203F" w:rsidP="00D6203F">
      <w:pPr>
        <w:pStyle w:val="ListParagraph"/>
        <w:numPr>
          <w:ilvl w:val="0"/>
          <w:numId w:val="70"/>
        </w:numPr>
        <w:tabs>
          <w:tab w:val="left" w:pos="810"/>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Khái niệm tổng quan </w:t>
      </w:r>
    </w:p>
    <w:p w14:paraId="0EEF84A6" w14:textId="0B080C83" w:rsidR="00F07689" w:rsidRPr="00F40238" w:rsidRDefault="00F07689" w:rsidP="000E2902">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Xây dựng chương trình tốt</w:t>
      </w:r>
    </w:p>
    <w:p w14:paraId="1994C386" w14:textId="56A04DC0" w:rsidR="00681263" w:rsidRPr="00F40238" w:rsidRDefault="00681263" w:rsidP="00681263">
      <w:pPr>
        <w:pStyle w:val="ListParagraph"/>
        <w:numPr>
          <w:ilvl w:val="0"/>
          <w:numId w:val="72"/>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Nhất quán: Tuân thủ quy tắc đặt tên trong bộ chương trình, nhất quán trong việc dùng biến cục bộ</w:t>
      </w:r>
    </w:p>
    <w:p w14:paraId="249DDF46" w14:textId="61BC9C0A" w:rsidR="00681263" w:rsidRPr="00F40238" w:rsidRDefault="00681263" w:rsidP="00681263">
      <w:pPr>
        <w:pStyle w:val="ListParagraph"/>
        <w:numPr>
          <w:ilvl w:val="0"/>
          <w:numId w:val="72"/>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Bao đóng: Hàm chỉ nên tác động tới duy nhất giá trị trả về của hàm.</w:t>
      </w:r>
    </w:p>
    <w:p w14:paraId="0CFE7178" w14:textId="36DB3F1F" w:rsidR="004A2707" w:rsidRPr="00F40238" w:rsidRDefault="004A2707" w:rsidP="00681263">
      <w:pPr>
        <w:pStyle w:val="ListParagraph"/>
        <w:numPr>
          <w:ilvl w:val="0"/>
          <w:numId w:val="72"/>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Rõ ràng: Chú thích rõ rằng ở đầu mỗi chương trình con</w:t>
      </w:r>
    </w:p>
    <w:p w14:paraId="5D981791" w14:textId="1B7ABA59" w:rsidR="004A2707" w:rsidRPr="00F40238" w:rsidRDefault="004A2707" w:rsidP="00681263">
      <w:pPr>
        <w:pStyle w:val="ListParagraph"/>
        <w:numPr>
          <w:ilvl w:val="0"/>
          <w:numId w:val="72"/>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Khúc triết: Mỗi chương trình con đều có một nhiệm vụ rõ ràng, đủ ngắn để có thể nắm bắt được, số tham số của chương trình con là tối thiểu</w:t>
      </w:r>
    </w:p>
    <w:p w14:paraId="404D3C65" w14:textId="1245DB56" w:rsidR="00F07689" w:rsidRPr="00F40238" w:rsidRDefault="00F07689" w:rsidP="00D6203F">
      <w:pPr>
        <w:pStyle w:val="ListParagraph"/>
        <w:numPr>
          <w:ilvl w:val="0"/>
          <w:numId w:val="66"/>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Quy ước lập mã</w:t>
      </w:r>
    </w:p>
    <w:p w14:paraId="71E800C7" w14:textId="6A002394" w:rsidR="004A2707" w:rsidRPr="00F40238" w:rsidRDefault="00F83EAB" w:rsidP="004A2707">
      <w:pPr>
        <w:pStyle w:val="ListParagraph"/>
        <w:numPr>
          <w:ilvl w:val="0"/>
          <w:numId w:val="73"/>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Quy ước lập mã là một tập hợp các quy tắc được định nghĩa ra để quy ước quá trình code trong một dự án.</w:t>
      </w:r>
    </w:p>
    <w:p w14:paraId="1735D3E6" w14:textId="4D736FF1" w:rsidR="00EF70D8" w:rsidRPr="00F40238" w:rsidRDefault="00EF70D8" w:rsidP="004A2707">
      <w:pPr>
        <w:pStyle w:val="ListParagraph"/>
        <w:numPr>
          <w:ilvl w:val="0"/>
          <w:numId w:val="73"/>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Dựng lên một bộ quy tắc để thống nhất chung cho hệ thống hoặc dự án</w:t>
      </w:r>
    </w:p>
    <w:p w14:paraId="06F4D3DE" w14:textId="11F66B46" w:rsidR="00EF70D8" w:rsidRPr="00F40238" w:rsidRDefault="00EF70D8" w:rsidP="004A2707">
      <w:pPr>
        <w:pStyle w:val="ListParagraph"/>
        <w:numPr>
          <w:ilvl w:val="0"/>
          <w:numId w:val="73"/>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Thuận tiện hơn cho những lập trình viên khác khi họ tìm hiểu dự án các dự án cũ để phát triển thêm.</w:t>
      </w:r>
    </w:p>
    <w:p w14:paraId="7A4922C8" w14:textId="11167FCF" w:rsidR="00EF70D8" w:rsidRPr="00F40238" w:rsidRDefault="00EF70D8" w:rsidP="004A2707">
      <w:pPr>
        <w:pStyle w:val="ListParagraph"/>
        <w:numPr>
          <w:ilvl w:val="0"/>
          <w:numId w:val="73"/>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Nhờ có quy ước lập mã, những các thành viên trong dự án có thể hiểu đọc hiểu code của nhau dễ dàng hơn.</w:t>
      </w:r>
    </w:p>
    <w:p w14:paraId="2FBF8C94" w14:textId="28A9AE9F" w:rsidR="000E2902" w:rsidRPr="001C2642" w:rsidRDefault="000E2902" w:rsidP="000E2902">
      <w:pPr>
        <w:pStyle w:val="ListParagraph"/>
        <w:numPr>
          <w:ilvl w:val="0"/>
          <w:numId w:val="70"/>
        </w:numPr>
        <w:tabs>
          <w:tab w:val="left" w:pos="810"/>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Trình bày mã nguồn</w:t>
      </w:r>
    </w:p>
    <w:p w14:paraId="6AEEBDFB" w14:textId="45913F42" w:rsidR="000E2902" w:rsidRPr="00F40238" w:rsidRDefault="000E2902" w:rsidP="000E2902">
      <w:pPr>
        <w:pStyle w:val="ListParagraph"/>
        <w:tabs>
          <w:tab w:val="left" w:pos="810"/>
          <w:tab w:val="left" w:pos="900"/>
          <w:tab w:val="left" w:pos="1170"/>
        </w:tabs>
        <w:ind w:left="360"/>
        <w:rPr>
          <w:rFonts w:ascii="Times New Roman" w:hAnsi="Times New Roman" w:cs="Times New Roman"/>
          <w:sz w:val="24"/>
          <w:szCs w:val="24"/>
        </w:rPr>
      </w:pPr>
      <w:r w:rsidRPr="00F40238">
        <w:rPr>
          <w:rFonts w:ascii="Times New Roman" w:hAnsi="Times New Roman" w:cs="Times New Roman"/>
          <w:sz w:val="24"/>
          <w:szCs w:val="24"/>
        </w:rPr>
        <w:lastRenderedPageBreak/>
        <w:t>Trong source code được xây dựng của chương trình làm việc với số nguyên trên, em đã sử dụng những phương pháp, kỹ năng viết code, trình bày code như sau:</w:t>
      </w:r>
    </w:p>
    <w:p w14:paraId="44889CA6" w14:textId="6F2BD85B" w:rsidR="00C16D17" w:rsidRPr="00F40238" w:rsidRDefault="00C16D17" w:rsidP="00C16D17">
      <w:pPr>
        <w:pStyle w:val="ListParagraph"/>
        <w:numPr>
          <w:ilvl w:val="0"/>
          <w:numId w:val="74"/>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Sử dụng khoảng trắng, cách lề, cách đoạn</w:t>
      </w:r>
    </w:p>
    <w:p w14:paraId="0628E6AC" w14:textId="5D454277" w:rsidR="00B30A32" w:rsidRPr="00F40238" w:rsidRDefault="00B30A32" w:rsidP="00B30A32">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Các khối mã được căn lề rõ ràng, giúp dễ dàng nhận biết các cấu trúc điều khiển và phạm vi của các khối mã.</w:t>
      </w:r>
    </w:p>
    <w:p w14:paraId="4414395B" w14:textId="1BE4E084" w:rsidR="00B30A32" w:rsidRPr="00F40238" w:rsidRDefault="00B30A32" w:rsidP="00B30A32">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 xml:space="preserve">VD: Hàm main </w:t>
      </w:r>
    </w:p>
    <w:p w14:paraId="321DD042" w14:textId="73CEA657" w:rsidR="004E74A4" w:rsidRPr="00F40238" w:rsidRDefault="004E74A4" w:rsidP="00B30A32">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59D040BB" wp14:editId="4CBB0617">
            <wp:extent cx="5324475" cy="2781300"/>
            <wp:effectExtent l="0" t="0" r="9525" b="0"/>
            <wp:docPr id="8768150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5087" name="Picture 1" descr="A screen shot of a computer code&#10;&#10;Description automatically generated"/>
                    <pic:cNvPicPr/>
                  </pic:nvPicPr>
                  <pic:blipFill>
                    <a:blip r:embed="rId32"/>
                    <a:stretch>
                      <a:fillRect/>
                    </a:stretch>
                  </pic:blipFill>
                  <pic:spPr>
                    <a:xfrm>
                      <a:off x="0" y="0"/>
                      <a:ext cx="5325220" cy="2781689"/>
                    </a:xfrm>
                    <a:prstGeom prst="rect">
                      <a:avLst/>
                    </a:prstGeom>
                  </pic:spPr>
                </pic:pic>
              </a:graphicData>
            </a:graphic>
          </wp:inline>
        </w:drawing>
      </w:r>
    </w:p>
    <w:p w14:paraId="19E97A40" w14:textId="77777777" w:rsidR="004E74A4" w:rsidRPr="00F40238" w:rsidRDefault="004E74A4" w:rsidP="00B30A32">
      <w:pPr>
        <w:pStyle w:val="ListParagraph"/>
        <w:tabs>
          <w:tab w:val="left" w:pos="810"/>
          <w:tab w:val="left" w:pos="900"/>
          <w:tab w:val="left" w:pos="1170"/>
        </w:tabs>
        <w:ind w:left="1800"/>
        <w:rPr>
          <w:rFonts w:ascii="Times New Roman" w:hAnsi="Times New Roman" w:cs="Times New Roman"/>
          <w:sz w:val="24"/>
          <w:szCs w:val="24"/>
        </w:rPr>
      </w:pPr>
    </w:p>
    <w:p w14:paraId="1E4FA8F4" w14:textId="59A96AD9" w:rsidR="00B30A32" w:rsidRPr="00F40238" w:rsidRDefault="004B09EC" w:rsidP="00B30A32">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Có khoảng trắng giữa các toán tử và toán hạng, giữa các từ khóa và dấu ngoặc, giúp mã nguồn trở nên rõ ràng hơn.</w:t>
      </w:r>
      <w:r w:rsidR="004232CD" w:rsidRPr="00F40238">
        <w:rPr>
          <w:rFonts w:ascii="Times New Roman" w:hAnsi="Times New Roman" w:cs="Times New Roman"/>
          <w:sz w:val="24"/>
          <w:szCs w:val="24"/>
        </w:rPr>
        <w:br/>
        <w:t>VD: Trong struct bigint</w:t>
      </w:r>
    </w:p>
    <w:p w14:paraId="4585BC09" w14:textId="14383267" w:rsidR="004232CD" w:rsidRPr="00F40238" w:rsidRDefault="004232CD" w:rsidP="004232CD">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lastRenderedPageBreak/>
        <w:drawing>
          <wp:inline distT="0" distB="0" distL="0" distR="0" wp14:anchorId="4AF24733" wp14:editId="67A4A4EB">
            <wp:extent cx="5191125" cy="3362325"/>
            <wp:effectExtent l="0" t="0" r="9525" b="9525"/>
            <wp:docPr id="11145756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75632" name="Picture 1" descr="A screenshot of a computer code&#10;&#10;Description automatically generated"/>
                    <pic:cNvPicPr/>
                  </pic:nvPicPr>
                  <pic:blipFill>
                    <a:blip r:embed="rId33"/>
                    <a:stretch>
                      <a:fillRect/>
                    </a:stretch>
                  </pic:blipFill>
                  <pic:spPr>
                    <a:xfrm>
                      <a:off x="0" y="0"/>
                      <a:ext cx="5191857" cy="3362799"/>
                    </a:xfrm>
                    <a:prstGeom prst="rect">
                      <a:avLst/>
                    </a:prstGeom>
                  </pic:spPr>
                </pic:pic>
              </a:graphicData>
            </a:graphic>
          </wp:inline>
        </w:drawing>
      </w:r>
    </w:p>
    <w:p w14:paraId="7BFC5608" w14:textId="05C05C38" w:rsidR="004232CD" w:rsidRPr="00F40238" w:rsidRDefault="00DC0C24" w:rsidP="004232CD">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Mã nguồn được chia thành các đoạn rõ ràng, với các dòng trắng giữa các phần logic khác nhau, giúp dễ đọc và theo dõi.</w:t>
      </w:r>
    </w:p>
    <w:p w14:paraId="40A99026" w14:textId="62EBD7A4" w:rsidR="00DC0C24" w:rsidRPr="00F40238" w:rsidRDefault="00DC0C24" w:rsidP="00DC0C24">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V</w:t>
      </w:r>
      <w:r w:rsidR="007E2094" w:rsidRPr="00F40238">
        <w:rPr>
          <w:rFonts w:ascii="Times New Roman" w:hAnsi="Times New Roman" w:cs="Times New Roman"/>
          <w:sz w:val="24"/>
          <w:szCs w:val="24"/>
        </w:rPr>
        <w:t>D</w:t>
      </w:r>
      <w:r w:rsidRPr="00F40238">
        <w:rPr>
          <w:rFonts w:ascii="Times New Roman" w:hAnsi="Times New Roman" w:cs="Times New Roman"/>
          <w:sz w:val="24"/>
          <w:szCs w:val="24"/>
        </w:rPr>
        <w:t>: Các hàm được cách nhau bởi dòng trắng, giúp tách biệt các chức năng khác nhau trong mã.</w:t>
      </w:r>
    </w:p>
    <w:p w14:paraId="696594BF" w14:textId="7A1541CA" w:rsidR="00573580" w:rsidRPr="00F40238" w:rsidRDefault="00573580" w:rsidP="00DC0C24">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1C89CA29" wp14:editId="1AD45872">
            <wp:extent cx="3933824" cy="2562225"/>
            <wp:effectExtent l="0" t="0" r="0" b="0"/>
            <wp:docPr id="8868008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0848" name="Picture 1" descr="A screenshot of a computer code&#10;&#10;Description automatically generated"/>
                    <pic:cNvPicPr/>
                  </pic:nvPicPr>
                  <pic:blipFill>
                    <a:blip r:embed="rId34"/>
                    <a:stretch>
                      <a:fillRect/>
                    </a:stretch>
                  </pic:blipFill>
                  <pic:spPr>
                    <a:xfrm>
                      <a:off x="0" y="0"/>
                      <a:ext cx="3963652" cy="2581653"/>
                    </a:xfrm>
                    <a:prstGeom prst="rect">
                      <a:avLst/>
                    </a:prstGeom>
                  </pic:spPr>
                </pic:pic>
              </a:graphicData>
            </a:graphic>
          </wp:inline>
        </w:drawing>
      </w:r>
    </w:p>
    <w:p w14:paraId="36119F93" w14:textId="5D7FABE3" w:rsidR="00C16D17" w:rsidRPr="00F40238" w:rsidRDefault="00C16D17" w:rsidP="00C16D17">
      <w:pPr>
        <w:pStyle w:val="ListParagraph"/>
        <w:numPr>
          <w:ilvl w:val="0"/>
          <w:numId w:val="74"/>
        </w:numPr>
        <w:tabs>
          <w:tab w:val="left" w:pos="810"/>
          <w:tab w:val="left" w:pos="900"/>
          <w:tab w:val="left" w:pos="1170"/>
        </w:tabs>
        <w:rPr>
          <w:rFonts w:ascii="Times New Roman" w:hAnsi="Times New Roman" w:cs="Times New Roman"/>
          <w:b/>
          <w:bCs/>
          <w:sz w:val="24"/>
          <w:szCs w:val="24"/>
        </w:rPr>
      </w:pPr>
      <w:r w:rsidRPr="00F40238">
        <w:rPr>
          <w:rFonts w:ascii="Times New Roman" w:hAnsi="Times New Roman" w:cs="Times New Roman"/>
          <w:b/>
          <w:bCs/>
          <w:sz w:val="24"/>
          <w:szCs w:val="24"/>
        </w:rPr>
        <w:t>Trình bày biểu thức điều kiện</w:t>
      </w:r>
    </w:p>
    <w:p w14:paraId="5A178EAD" w14:textId="7500234E" w:rsidR="000E5CBE" w:rsidRPr="00F40238" w:rsidRDefault="00877C30" w:rsidP="000E5CBE">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Dùng các biểu thức dạng nguyên bản</w:t>
      </w:r>
      <w:r w:rsidRPr="00F40238">
        <w:rPr>
          <w:rFonts w:ascii="Times New Roman" w:hAnsi="Times New Roman" w:cs="Times New Roman"/>
          <w:sz w:val="24"/>
          <w:szCs w:val="24"/>
        </w:rPr>
        <w:t>: Các biểu thức toán học và logic được giữ nguyên dạng, không bị rút gọn quá mức, giúp dễ đọc và hiểu.</w:t>
      </w:r>
    </w:p>
    <w:p w14:paraId="055496BE" w14:textId="3CF1C3B5" w:rsidR="008E73C7" w:rsidRPr="00F40238" w:rsidRDefault="008E73C7" w:rsidP="008E73C7">
      <w:pPr>
        <w:pStyle w:val="ListParagraph"/>
        <w:tabs>
          <w:tab w:val="left" w:pos="810"/>
          <w:tab w:val="left" w:pos="900"/>
          <w:tab w:val="left" w:pos="1170"/>
        </w:tabs>
        <w:ind w:left="1800"/>
        <w:rPr>
          <w:rStyle w:val="Strong"/>
          <w:rFonts w:ascii="Times New Roman" w:hAnsi="Times New Roman" w:cs="Times New Roman"/>
          <w:b w:val="0"/>
          <w:bCs w:val="0"/>
          <w:sz w:val="24"/>
          <w:szCs w:val="24"/>
        </w:rPr>
      </w:pPr>
      <w:r w:rsidRPr="00F40238">
        <w:rPr>
          <w:rStyle w:val="Strong"/>
          <w:rFonts w:ascii="Times New Roman" w:hAnsi="Times New Roman" w:cs="Times New Roman"/>
          <w:b w:val="0"/>
          <w:bCs w:val="0"/>
          <w:sz w:val="24"/>
          <w:szCs w:val="24"/>
        </w:rPr>
        <w:t xml:space="preserve">VD: </w:t>
      </w:r>
      <w:r w:rsidR="0038426B" w:rsidRPr="00F40238">
        <w:rPr>
          <w:rStyle w:val="Strong"/>
          <w:rFonts w:ascii="Times New Roman" w:hAnsi="Times New Roman" w:cs="Times New Roman"/>
          <w:b w:val="0"/>
          <w:bCs w:val="0"/>
          <w:sz w:val="24"/>
          <w:szCs w:val="24"/>
        </w:rPr>
        <w:t>Hàm “bigint operator* (const bigint &amp;v) const “</w:t>
      </w:r>
    </w:p>
    <w:p w14:paraId="3C9E9AED" w14:textId="7F47C763" w:rsidR="0038426B" w:rsidRPr="00F40238" w:rsidRDefault="005D41C4" w:rsidP="008E73C7">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lastRenderedPageBreak/>
        <mc:AlternateContent>
          <mc:Choice Requires="wps">
            <w:drawing>
              <wp:anchor distT="0" distB="0" distL="114300" distR="114300" simplePos="0" relativeHeight="251721216" behindDoc="0" locked="0" layoutInCell="1" allowOverlap="1" wp14:anchorId="41141B47" wp14:editId="422060A8">
                <wp:simplePos x="0" y="0"/>
                <wp:positionH relativeFrom="column">
                  <wp:posOffset>1752600</wp:posOffset>
                </wp:positionH>
                <wp:positionV relativeFrom="paragraph">
                  <wp:posOffset>200025</wp:posOffset>
                </wp:positionV>
                <wp:extent cx="2447925" cy="142875"/>
                <wp:effectExtent l="0" t="0" r="28575" b="28575"/>
                <wp:wrapNone/>
                <wp:docPr id="1704085278" name="Rectangle 57"/>
                <wp:cNvGraphicFramePr/>
                <a:graphic xmlns:a="http://schemas.openxmlformats.org/drawingml/2006/main">
                  <a:graphicData uri="http://schemas.microsoft.com/office/word/2010/wordprocessingShape">
                    <wps:wsp>
                      <wps:cNvSpPr/>
                      <wps:spPr>
                        <a:xfrm>
                          <a:off x="0" y="0"/>
                          <a:ext cx="2447925"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B2021" id="Rectangle 57" o:spid="_x0000_s1026" style="position:absolute;margin-left:138pt;margin-top:15.75pt;width:192.75pt;height:11.2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" filled="f" strokecolor="red" strokeweight="2pt"/>
            </w:pict>
          </mc:Fallback>
        </mc:AlternateContent>
      </w:r>
      <w:r w:rsidR="0038426B" w:rsidRPr="00F40238">
        <w:rPr>
          <w:rFonts w:ascii="Times New Roman" w:hAnsi="Times New Roman" w:cs="Times New Roman"/>
          <w:noProof/>
          <w:sz w:val="24"/>
          <w:szCs w:val="24"/>
        </w:rPr>
        <w:drawing>
          <wp:inline distT="0" distB="0" distL="0" distR="0" wp14:anchorId="5AF252A5" wp14:editId="08419567">
            <wp:extent cx="4686954" cy="876422"/>
            <wp:effectExtent l="0" t="0" r="0" b="0"/>
            <wp:docPr id="75983147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1478" name="Picture 1" descr="A close up of numbers&#10;&#10;Description automatically generated"/>
                    <pic:cNvPicPr/>
                  </pic:nvPicPr>
                  <pic:blipFill>
                    <a:blip r:embed="rId35"/>
                    <a:stretch>
                      <a:fillRect/>
                    </a:stretch>
                  </pic:blipFill>
                  <pic:spPr>
                    <a:xfrm>
                      <a:off x="0" y="0"/>
                      <a:ext cx="4686954" cy="876422"/>
                    </a:xfrm>
                    <a:prstGeom prst="rect">
                      <a:avLst/>
                    </a:prstGeom>
                  </pic:spPr>
                </pic:pic>
              </a:graphicData>
            </a:graphic>
          </wp:inline>
        </w:drawing>
      </w:r>
    </w:p>
    <w:p w14:paraId="149D5A6A" w14:textId="22EAFA80" w:rsidR="00877C30" w:rsidRPr="00F40238" w:rsidRDefault="0071239A" w:rsidP="000E5CBE">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Sử dụng dấu ngoặc để tránh nhầm lẫn</w:t>
      </w:r>
      <w:r w:rsidRPr="00F40238">
        <w:rPr>
          <w:rFonts w:ascii="Times New Roman" w:hAnsi="Times New Roman" w:cs="Times New Roman"/>
          <w:sz w:val="24"/>
          <w:szCs w:val="24"/>
        </w:rPr>
        <w:t>: Dấu ngoặc được sử dụng một cách hợp lý để làm rõ thứ tự thực hiện các phép toán, tránh nhầm lẫn và lỗi logic.</w:t>
      </w:r>
    </w:p>
    <w:p w14:paraId="236EB1F5" w14:textId="342D70E1" w:rsidR="005D41C4" w:rsidRPr="00F40238" w:rsidRDefault="005D41C4" w:rsidP="005D41C4">
      <w:pPr>
        <w:pStyle w:val="ListParagraph"/>
        <w:tabs>
          <w:tab w:val="left" w:pos="810"/>
          <w:tab w:val="left" w:pos="900"/>
          <w:tab w:val="left" w:pos="1170"/>
        </w:tabs>
        <w:ind w:left="1800"/>
        <w:rPr>
          <w:rStyle w:val="Strong"/>
          <w:rFonts w:ascii="Times New Roman" w:hAnsi="Times New Roman" w:cs="Times New Roman"/>
          <w:b w:val="0"/>
          <w:bCs w:val="0"/>
          <w:sz w:val="24"/>
          <w:szCs w:val="24"/>
        </w:rPr>
      </w:pPr>
      <w:r w:rsidRPr="00F40238">
        <w:rPr>
          <w:rStyle w:val="Strong"/>
          <w:rFonts w:ascii="Times New Roman" w:hAnsi="Times New Roman" w:cs="Times New Roman"/>
          <w:b w:val="0"/>
          <w:bCs w:val="0"/>
          <w:sz w:val="24"/>
          <w:szCs w:val="24"/>
        </w:rPr>
        <w:t>VD: Hàm “bigint operator* (const bigint &amp;v) const “</w:t>
      </w:r>
    </w:p>
    <w:p w14:paraId="68ADB89A" w14:textId="7FB9152D" w:rsidR="005D41C4" w:rsidRPr="00F40238" w:rsidRDefault="005D41C4" w:rsidP="005D41C4">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mc:AlternateContent>
          <mc:Choice Requires="wps">
            <w:drawing>
              <wp:anchor distT="0" distB="0" distL="114300" distR="114300" simplePos="0" relativeHeight="251725312" behindDoc="0" locked="0" layoutInCell="1" allowOverlap="1" wp14:anchorId="7B2BA2B7" wp14:editId="08B2088C">
                <wp:simplePos x="0" y="0"/>
                <wp:positionH relativeFrom="column">
                  <wp:posOffset>1762125</wp:posOffset>
                </wp:positionH>
                <wp:positionV relativeFrom="paragraph">
                  <wp:posOffset>523875</wp:posOffset>
                </wp:positionV>
                <wp:extent cx="2447925" cy="142875"/>
                <wp:effectExtent l="0" t="0" r="28575" b="28575"/>
                <wp:wrapNone/>
                <wp:docPr id="1390926783" name="Rectangle 57"/>
                <wp:cNvGraphicFramePr/>
                <a:graphic xmlns:a="http://schemas.openxmlformats.org/drawingml/2006/main">
                  <a:graphicData uri="http://schemas.microsoft.com/office/word/2010/wordprocessingShape">
                    <wps:wsp>
                      <wps:cNvSpPr/>
                      <wps:spPr>
                        <a:xfrm>
                          <a:off x="0" y="0"/>
                          <a:ext cx="2447925"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4D359" id="Rectangle 57" o:spid="_x0000_s1026" style="position:absolute;margin-left:138.75pt;margin-top:41.25pt;width:192.75pt;height:11.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" filled="f" strokecolor="red" strokeweight="2pt"/>
            </w:pict>
          </mc:Fallback>
        </mc:AlternateContent>
      </w:r>
      <w:r w:rsidRPr="00F40238">
        <w:rPr>
          <w:rFonts w:ascii="Times New Roman" w:hAnsi="Times New Roman" w:cs="Times New Roman"/>
          <w:noProof/>
          <w:sz w:val="24"/>
          <w:szCs w:val="24"/>
        </w:rPr>
        <w:drawing>
          <wp:inline distT="0" distB="0" distL="0" distR="0" wp14:anchorId="6B8FD96A" wp14:editId="08949FD0">
            <wp:extent cx="4686954" cy="876422"/>
            <wp:effectExtent l="0" t="0" r="0" b="0"/>
            <wp:docPr id="773550745"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1478" name="Picture 1" descr="A close up of numbers&#10;&#10;Description automatically generated"/>
                    <pic:cNvPicPr/>
                  </pic:nvPicPr>
                  <pic:blipFill>
                    <a:blip r:embed="rId35"/>
                    <a:stretch>
                      <a:fillRect/>
                    </a:stretch>
                  </pic:blipFill>
                  <pic:spPr>
                    <a:xfrm>
                      <a:off x="0" y="0"/>
                      <a:ext cx="4686954" cy="876422"/>
                    </a:xfrm>
                    <a:prstGeom prst="rect">
                      <a:avLst/>
                    </a:prstGeom>
                  </pic:spPr>
                </pic:pic>
              </a:graphicData>
            </a:graphic>
          </wp:inline>
        </w:drawing>
      </w:r>
    </w:p>
    <w:p w14:paraId="5B23F87A" w14:textId="5C18986A" w:rsidR="00816108" w:rsidRDefault="00965A50" w:rsidP="00816108">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Style w:val="Strong"/>
          <w:rFonts w:ascii="Times New Roman" w:hAnsi="Times New Roman" w:cs="Times New Roman"/>
          <w:sz w:val="24"/>
          <w:szCs w:val="24"/>
        </w:rPr>
        <w:t>Trình bày dễ đọc</w:t>
      </w:r>
      <w:r w:rsidRPr="00F40238">
        <w:rPr>
          <w:rFonts w:ascii="Times New Roman" w:hAnsi="Times New Roman" w:cs="Times New Roman"/>
          <w:sz w:val="24"/>
          <w:szCs w:val="24"/>
        </w:rPr>
        <w:t>: Các biểu thức được căn lề và cách dòng hợp lý, giúp mắt dễ dàng theo dõi và hiểu rõ các bước tính toán.</w:t>
      </w:r>
    </w:p>
    <w:p w14:paraId="2AA3A761" w14:textId="77777777" w:rsidR="00F40238" w:rsidRPr="00F40238" w:rsidRDefault="00F40238" w:rsidP="00F40238">
      <w:pPr>
        <w:pStyle w:val="ListParagraph"/>
        <w:tabs>
          <w:tab w:val="left" w:pos="810"/>
          <w:tab w:val="left" w:pos="900"/>
          <w:tab w:val="left" w:pos="1170"/>
        </w:tabs>
        <w:ind w:left="1800"/>
        <w:rPr>
          <w:rFonts w:ascii="Times New Roman" w:hAnsi="Times New Roman" w:cs="Times New Roman"/>
          <w:sz w:val="24"/>
          <w:szCs w:val="24"/>
        </w:rPr>
      </w:pPr>
    </w:p>
    <w:p w14:paraId="3A42BD18" w14:textId="600C5AC5" w:rsidR="007E2094" w:rsidRPr="001C2642" w:rsidRDefault="007E2094" w:rsidP="007E2094">
      <w:pPr>
        <w:pStyle w:val="ListParagraph"/>
        <w:numPr>
          <w:ilvl w:val="0"/>
          <w:numId w:val="70"/>
        </w:numPr>
        <w:tabs>
          <w:tab w:val="left" w:pos="810"/>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Đặt tên và chú thích</w:t>
      </w:r>
    </w:p>
    <w:p w14:paraId="6BC157E7" w14:textId="3C4FCB97" w:rsidR="003D73B0" w:rsidRPr="00F40238" w:rsidRDefault="0076487F" w:rsidP="003D73B0">
      <w:pPr>
        <w:pStyle w:val="ListParagraph"/>
        <w:numPr>
          <w:ilvl w:val="0"/>
          <w:numId w:val="74"/>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Quy tắc đặt tên</w:t>
      </w:r>
    </w:p>
    <w:p w14:paraId="28702AE1" w14:textId="5A9FF100" w:rsidR="0076487F" w:rsidRPr="00F40238" w:rsidRDefault="0076487F" w:rsidP="008B6161">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Tên biến và hàm có ý nghĩa.</w:t>
      </w:r>
    </w:p>
    <w:p w14:paraId="68EFCD48" w14:textId="2B604584" w:rsidR="0076487F" w:rsidRPr="00F40238" w:rsidRDefault="008345A4" w:rsidP="0076487F">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Các tên biến và hàm được đặt rõ ràng và có ý nghĩa, phản ánh đúng mục đích và nội dung của chúng.</w:t>
      </w:r>
      <w:r w:rsidR="00D91A33" w:rsidRPr="00F40238">
        <w:rPr>
          <w:rFonts w:ascii="Times New Roman" w:hAnsi="Times New Roman" w:cs="Times New Roman"/>
          <w:sz w:val="24"/>
          <w:szCs w:val="24"/>
        </w:rPr>
        <w:t xml:space="preserve"> Tên biến phải có ý nghĩa, có tính gợi nhớ, đặc tả chức năng của nó. Tên hàm </w:t>
      </w:r>
      <w:r w:rsidR="00BF449D" w:rsidRPr="00F40238">
        <w:rPr>
          <w:rFonts w:ascii="Times New Roman" w:hAnsi="Times New Roman" w:cs="Times New Roman"/>
          <w:sz w:val="24"/>
          <w:szCs w:val="24"/>
        </w:rPr>
        <w:t>thể hiện đầy đủ chức năng nó thực hiện, sử dụng động từ làm tên hàm</w:t>
      </w:r>
    </w:p>
    <w:p w14:paraId="60270544" w14:textId="54613B24" w:rsidR="00D65680" w:rsidRPr="00F40238" w:rsidRDefault="00D65680" w:rsidP="0076487F">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VD:</w:t>
      </w:r>
      <w:r w:rsidR="00B24504" w:rsidRPr="00F40238">
        <w:rPr>
          <w:rFonts w:ascii="Times New Roman" w:hAnsi="Times New Roman" w:cs="Times New Roman"/>
          <w:sz w:val="24"/>
          <w:szCs w:val="24"/>
        </w:rPr>
        <w:t xml:space="preserve"> </w:t>
      </w:r>
      <w:r w:rsidR="00103836" w:rsidRPr="00F40238">
        <w:rPr>
          <w:rFonts w:ascii="Times New Roman" w:hAnsi="Times New Roman" w:cs="Times New Roman"/>
          <w:sz w:val="24"/>
          <w:szCs w:val="24"/>
        </w:rPr>
        <w:t>Đặt tên cho hàm</w:t>
      </w:r>
      <w:r w:rsidR="00871EE2" w:rsidRPr="00F40238">
        <w:rPr>
          <w:rFonts w:ascii="Times New Roman" w:hAnsi="Times New Roman" w:cs="Times New Roman"/>
          <w:sz w:val="24"/>
          <w:szCs w:val="24"/>
        </w:rPr>
        <w:t xml:space="preserve"> </w:t>
      </w:r>
    </w:p>
    <w:p w14:paraId="183898E7" w14:textId="0A6A8809" w:rsidR="00871EE2" w:rsidRPr="00F40238" w:rsidRDefault="00871EE2" w:rsidP="0076487F">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33F17F16" wp14:editId="29104EC0">
            <wp:extent cx="5029902" cy="1362265"/>
            <wp:effectExtent l="0" t="0" r="0" b="9525"/>
            <wp:docPr id="193518014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0145" name="Picture 1" descr="A computer code with text&#10;&#10;Description automatically generated with medium confidence"/>
                    <pic:cNvPicPr/>
                  </pic:nvPicPr>
                  <pic:blipFill>
                    <a:blip r:embed="rId36"/>
                    <a:stretch>
                      <a:fillRect/>
                    </a:stretch>
                  </pic:blipFill>
                  <pic:spPr>
                    <a:xfrm>
                      <a:off x="0" y="0"/>
                      <a:ext cx="5029902" cy="1362265"/>
                    </a:xfrm>
                    <a:prstGeom prst="rect">
                      <a:avLst/>
                    </a:prstGeom>
                  </pic:spPr>
                </pic:pic>
              </a:graphicData>
            </a:graphic>
          </wp:inline>
        </w:drawing>
      </w:r>
    </w:p>
    <w:p w14:paraId="4E7CF0C0" w14:textId="62548BBC" w:rsidR="00F747F6" w:rsidRPr="00F40238" w:rsidRDefault="00F747F6" w:rsidP="0076487F">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VD: Đặt tên cho biến</w:t>
      </w:r>
    </w:p>
    <w:p w14:paraId="6CC307CC" w14:textId="711F6C81" w:rsidR="008345A4" w:rsidRDefault="007A19EC" w:rsidP="007A19EC">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71F9D8C1" wp14:editId="18FD64EB">
            <wp:extent cx="4534533" cy="342948"/>
            <wp:effectExtent l="0" t="0" r="0" b="0"/>
            <wp:docPr id="153874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1457" name=""/>
                    <pic:cNvPicPr/>
                  </pic:nvPicPr>
                  <pic:blipFill>
                    <a:blip r:embed="rId37"/>
                    <a:stretch>
                      <a:fillRect/>
                    </a:stretch>
                  </pic:blipFill>
                  <pic:spPr>
                    <a:xfrm>
                      <a:off x="0" y="0"/>
                      <a:ext cx="4534533" cy="342948"/>
                    </a:xfrm>
                    <a:prstGeom prst="rect">
                      <a:avLst/>
                    </a:prstGeom>
                  </pic:spPr>
                </pic:pic>
              </a:graphicData>
            </a:graphic>
          </wp:inline>
        </w:drawing>
      </w:r>
    </w:p>
    <w:p w14:paraId="586D91C0" w14:textId="77777777" w:rsidR="00F40238" w:rsidRPr="00F40238" w:rsidRDefault="00F40238" w:rsidP="007A19EC">
      <w:pPr>
        <w:pStyle w:val="ListParagraph"/>
        <w:tabs>
          <w:tab w:val="left" w:pos="810"/>
          <w:tab w:val="left" w:pos="900"/>
          <w:tab w:val="left" w:pos="1170"/>
        </w:tabs>
        <w:ind w:left="1800"/>
        <w:rPr>
          <w:rFonts w:ascii="Times New Roman" w:hAnsi="Times New Roman" w:cs="Times New Roman"/>
          <w:sz w:val="24"/>
          <w:szCs w:val="24"/>
        </w:rPr>
      </w:pPr>
    </w:p>
    <w:p w14:paraId="63470F80" w14:textId="297D1434" w:rsidR="0076487F" w:rsidRPr="00F40238" w:rsidRDefault="0076487F" w:rsidP="008B6161">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 xml:space="preserve">Sử dụng kiểu </w:t>
      </w:r>
      <w:r w:rsidR="00D90038" w:rsidRPr="00F40238">
        <w:rPr>
          <w:rFonts w:ascii="Times New Roman" w:hAnsi="Times New Roman" w:cs="Times New Roman"/>
          <w:sz w:val="24"/>
          <w:szCs w:val="24"/>
        </w:rPr>
        <w:t>c</w:t>
      </w:r>
      <w:r w:rsidRPr="00F40238">
        <w:rPr>
          <w:rFonts w:ascii="Times New Roman" w:hAnsi="Times New Roman" w:cs="Times New Roman"/>
          <w:sz w:val="24"/>
          <w:szCs w:val="24"/>
        </w:rPr>
        <w:t>amelCase và snake_case</w:t>
      </w:r>
    </w:p>
    <w:p w14:paraId="76382B9C" w14:textId="58A5C35B" w:rsidR="00357B1D" w:rsidRPr="00F40238" w:rsidRDefault="00D90038" w:rsidP="00FB6809">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c</w:t>
      </w:r>
      <w:r w:rsidR="00D93041" w:rsidRPr="00F40238">
        <w:rPr>
          <w:rFonts w:ascii="Times New Roman" w:hAnsi="Times New Roman" w:cs="Times New Roman"/>
          <w:sz w:val="24"/>
          <w:szCs w:val="24"/>
        </w:rPr>
        <w:t xml:space="preserve">amel Case: </w:t>
      </w:r>
      <w:r w:rsidR="00FB6809" w:rsidRPr="00F40238">
        <w:rPr>
          <w:rFonts w:ascii="Times New Roman" w:hAnsi="Times New Roman" w:cs="Times New Roman"/>
          <w:sz w:val="24"/>
          <w:szCs w:val="24"/>
        </w:rPr>
        <w:t>Chữ cái đầu tiên trong từ định danh là chữ thường và chữ cái đầu tiên của mối từ nối theo sau phải được viết hoa.</w:t>
      </w:r>
    </w:p>
    <w:p w14:paraId="5444C012" w14:textId="5AEBC95F" w:rsidR="00C00F22" w:rsidRPr="00F40238" w:rsidRDefault="00D90038" w:rsidP="00FB6809">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s</w:t>
      </w:r>
      <w:r w:rsidR="00C00F22" w:rsidRPr="00F40238">
        <w:rPr>
          <w:rFonts w:ascii="Times New Roman" w:hAnsi="Times New Roman" w:cs="Times New Roman"/>
          <w:sz w:val="24"/>
          <w:szCs w:val="24"/>
        </w:rPr>
        <w:t>nake_case</w:t>
      </w:r>
      <w:r w:rsidR="008A39BE" w:rsidRPr="00F40238">
        <w:rPr>
          <w:rFonts w:ascii="Times New Roman" w:hAnsi="Times New Roman" w:cs="Times New Roman"/>
          <w:sz w:val="24"/>
          <w:szCs w:val="24"/>
        </w:rPr>
        <w:t xml:space="preserve">: </w:t>
      </w:r>
      <w:r w:rsidR="008A39BE" w:rsidRPr="00F40238">
        <w:rPr>
          <w:rFonts w:ascii="Times New Roman" w:hAnsi="Times New Roman" w:cs="Times New Roman"/>
          <w:color w:val="212529"/>
          <w:sz w:val="24"/>
          <w:szCs w:val="24"/>
          <w:shd w:val="clear" w:color="auto" w:fill="F8F9FA"/>
        </w:rPr>
        <w:t>Tách các từ trong tên bởi gạch dưới </w:t>
      </w:r>
      <w:r w:rsidR="008A39BE" w:rsidRPr="00F40238">
        <w:rPr>
          <w:rStyle w:val="HTMLCode"/>
          <w:rFonts w:ascii="Times New Roman" w:eastAsiaTheme="majorEastAsia" w:hAnsi="Times New Roman" w:cs="Times New Roman"/>
          <w:color w:val="C22C72"/>
          <w:sz w:val="24"/>
          <w:szCs w:val="24"/>
          <w:shd w:val="clear" w:color="auto" w:fill="F8F9FA"/>
        </w:rPr>
        <w:t>_</w:t>
      </w:r>
      <w:r w:rsidR="008A39BE" w:rsidRPr="00F40238">
        <w:rPr>
          <w:rFonts w:ascii="Times New Roman" w:hAnsi="Times New Roman" w:cs="Times New Roman"/>
          <w:color w:val="212529"/>
          <w:sz w:val="24"/>
          <w:szCs w:val="24"/>
          <w:shd w:val="clear" w:color="auto" w:fill="F8F9FA"/>
        </w:rPr>
        <w:t> và hầu hết khi sử dụng các từ viết chữ in thường.</w:t>
      </w:r>
    </w:p>
    <w:p w14:paraId="53CEEF22" w14:textId="68039131" w:rsidR="00357B1D" w:rsidRPr="00F40238" w:rsidRDefault="00357B1D" w:rsidP="00357B1D">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 xml:space="preserve">VD: </w:t>
      </w:r>
      <w:r w:rsidR="008A39BE" w:rsidRPr="00F40238">
        <w:rPr>
          <w:rFonts w:ascii="Times New Roman" w:hAnsi="Times New Roman" w:cs="Times New Roman"/>
          <w:sz w:val="24"/>
          <w:szCs w:val="24"/>
        </w:rPr>
        <w:t>Camel Case</w:t>
      </w:r>
    </w:p>
    <w:p w14:paraId="6E6CB64C" w14:textId="22B55F5B" w:rsidR="008A39BE" w:rsidRPr="00F40238" w:rsidRDefault="00D90038" w:rsidP="00357B1D">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lastRenderedPageBreak/>
        <w:drawing>
          <wp:inline distT="0" distB="0" distL="0" distR="0" wp14:anchorId="2317D8F0" wp14:editId="0954167D">
            <wp:extent cx="4810796" cy="2600688"/>
            <wp:effectExtent l="0" t="0" r="8890" b="9525"/>
            <wp:docPr id="2432377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7716" name="Picture 1" descr="A screen shot of a computer code&#10;&#10;Description automatically generated"/>
                    <pic:cNvPicPr/>
                  </pic:nvPicPr>
                  <pic:blipFill>
                    <a:blip r:embed="rId38"/>
                    <a:stretch>
                      <a:fillRect/>
                    </a:stretch>
                  </pic:blipFill>
                  <pic:spPr>
                    <a:xfrm>
                      <a:off x="0" y="0"/>
                      <a:ext cx="4810796" cy="2600688"/>
                    </a:xfrm>
                    <a:prstGeom prst="rect">
                      <a:avLst/>
                    </a:prstGeom>
                  </pic:spPr>
                </pic:pic>
              </a:graphicData>
            </a:graphic>
          </wp:inline>
        </w:drawing>
      </w:r>
    </w:p>
    <w:p w14:paraId="71287286" w14:textId="72F106E5" w:rsidR="00D90038" w:rsidRPr="00F40238" w:rsidRDefault="00D90038" w:rsidP="00357B1D">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sz w:val="24"/>
          <w:szCs w:val="24"/>
        </w:rPr>
        <w:t>VD: snake_case</w:t>
      </w:r>
    </w:p>
    <w:p w14:paraId="686D29D6" w14:textId="560F6693" w:rsidR="00D90038" w:rsidRDefault="00D839D8" w:rsidP="00357B1D">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w:drawing>
          <wp:inline distT="0" distB="0" distL="0" distR="0" wp14:anchorId="27DF0592" wp14:editId="31E588A8">
            <wp:extent cx="2410161" cy="352474"/>
            <wp:effectExtent l="0" t="0" r="9525" b="9525"/>
            <wp:docPr id="179561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0678" name=""/>
                    <pic:cNvPicPr/>
                  </pic:nvPicPr>
                  <pic:blipFill>
                    <a:blip r:embed="rId39"/>
                    <a:stretch>
                      <a:fillRect/>
                    </a:stretch>
                  </pic:blipFill>
                  <pic:spPr>
                    <a:xfrm>
                      <a:off x="0" y="0"/>
                      <a:ext cx="2410161" cy="352474"/>
                    </a:xfrm>
                    <a:prstGeom prst="rect">
                      <a:avLst/>
                    </a:prstGeom>
                  </pic:spPr>
                </pic:pic>
              </a:graphicData>
            </a:graphic>
          </wp:inline>
        </w:drawing>
      </w:r>
    </w:p>
    <w:p w14:paraId="6A80C6CE" w14:textId="77777777" w:rsidR="00F40238" w:rsidRPr="00F40238" w:rsidRDefault="00F40238" w:rsidP="00F40238">
      <w:pPr>
        <w:tabs>
          <w:tab w:val="left" w:pos="810"/>
          <w:tab w:val="left" w:pos="900"/>
          <w:tab w:val="left" w:pos="1170"/>
        </w:tabs>
        <w:rPr>
          <w:rFonts w:ascii="Times New Roman" w:hAnsi="Times New Roman" w:cs="Times New Roman"/>
          <w:sz w:val="24"/>
          <w:szCs w:val="24"/>
        </w:rPr>
      </w:pPr>
    </w:p>
    <w:p w14:paraId="6E6810E3" w14:textId="14562931" w:rsidR="0076487F" w:rsidRDefault="0076487F" w:rsidP="008B6161">
      <w:pPr>
        <w:pStyle w:val="ListParagraph"/>
        <w:numPr>
          <w:ilvl w:val="0"/>
          <w:numId w:val="75"/>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Tên biến tạm thời rõ ràng</w:t>
      </w:r>
    </w:p>
    <w:p w14:paraId="011F9580" w14:textId="73EC1044" w:rsidR="00D005AB" w:rsidRDefault="00D005AB" w:rsidP="00D005AB">
      <w:pPr>
        <w:pStyle w:val="ListParagraph"/>
        <w:tabs>
          <w:tab w:val="left" w:pos="810"/>
          <w:tab w:val="left" w:pos="900"/>
          <w:tab w:val="left" w:pos="1170"/>
        </w:tabs>
        <w:ind w:left="1800"/>
      </w:pPr>
      <w:r>
        <w:t xml:space="preserve">Các biến tạm thời như </w:t>
      </w:r>
      <w:r>
        <w:rPr>
          <w:rStyle w:val="HTMLCode"/>
          <w:rFonts w:eastAsiaTheme="majorEastAsia"/>
        </w:rPr>
        <w:t>cur</w:t>
      </w:r>
      <w:r>
        <w:t xml:space="preserve">, </w:t>
      </w:r>
      <w:r>
        <w:rPr>
          <w:rStyle w:val="HTMLCode"/>
          <w:rFonts w:eastAsiaTheme="majorEastAsia"/>
        </w:rPr>
        <w:t>carry</w:t>
      </w:r>
      <w:r>
        <w:t xml:space="preserve"> được sử dụng ngắn gọn nhưng vẫn dễ hiểu trong ngữ cảnh.:</w:t>
      </w:r>
    </w:p>
    <w:p w14:paraId="1D74D22B" w14:textId="28002089" w:rsidR="00D005AB" w:rsidRDefault="00D005AB" w:rsidP="00D005AB">
      <w:pPr>
        <w:pStyle w:val="ListParagraph"/>
        <w:tabs>
          <w:tab w:val="left" w:pos="810"/>
          <w:tab w:val="left" w:pos="900"/>
          <w:tab w:val="left" w:pos="1170"/>
        </w:tabs>
        <w:ind w:left="1800"/>
      </w:pPr>
      <w:r>
        <w:t>VD:</w:t>
      </w:r>
    </w:p>
    <w:p w14:paraId="4A18D2B5" w14:textId="1396D62C" w:rsidR="00D005AB" w:rsidRDefault="00D005AB" w:rsidP="00D005AB">
      <w:pPr>
        <w:pStyle w:val="ListParagraph"/>
        <w:tabs>
          <w:tab w:val="left" w:pos="810"/>
          <w:tab w:val="left" w:pos="900"/>
          <w:tab w:val="left" w:pos="1170"/>
        </w:tabs>
        <w:ind w:left="1800"/>
        <w:rPr>
          <w:rFonts w:ascii="Times New Roman" w:hAnsi="Times New Roman" w:cs="Times New Roman"/>
          <w:sz w:val="24"/>
          <w:szCs w:val="24"/>
        </w:rPr>
      </w:pPr>
      <w:r w:rsidRPr="00F40238">
        <w:rPr>
          <w:rFonts w:ascii="Times New Roman" w:hAnsi="Times New Roman" w:cs="Times New Roman"/>
          <w:noProof/>
          <w:sz w:val="24"/>
          <w:szCs w:val="24"/>
        </w:rPr>
        <mc:AlternateContent>
          <mc:Choice Requires="wps">
            <w:drawing>
              <wp:anchor distT="0" distB="0" distL="114300" distR="114300" simplePos="0" relativeHeight="251663484" behindDoc="0" locked="0" layoutInCell="1" allowOverlap="1" wp14:anchorId="1CA3159A" wp14:editId="69CA169A">
                <wp:simplePos x="0" y="0"/>
                <wp:positionH relativeFrom="column">
                  <wp:posOffset>1764768</wp:posOffset>
                </wp:positionH>
                <wp:positionV relativeFrom="paragraph">
                  <wp:posOffset>178154</wp:posOffset>
                </wp:positionV>
                <wp:extent cx="2447925" cy="142875"/>
                <wp:effectExtent l="0" t="0" r="28575" b="28575"/>
                <wp:wrapNone/>
                <wp:docPr id="1626369397" name="Rectangle 57"/>
                <wp:cNvGraphicFramePr/>
                <a:graphic xmlns:a="http://schemas.openxmlformats.org/drawingml/2006/main">
                  <a:graphicData uri="http://schemas.microsoft.com/office/word/2010/wordprocessingShape">
                    <wps:wsp>
                      <wps:cNvSpPr/>
                      <wps:spPr>
                        <a:xfrm>
                          <a:off x="0" y="0"/>
                          <a:ext cx="2447925"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EB70A" id="Rectangle 57" o:spid="_x0000_s1026" style="position:absolute;margin-left:138.95pt;margin-top:14.05pt;width:192.75pt;height:11.25pt;z-index:2516634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" filled="f" strokecolor="red" strokeweight="2pt"/>
            </w:pict>
          </mc:Fallback>
        </mc:AlternateContent>
      </w:r>
      <w:r w:rsidRPr="00F40238">
        <w:rPr>
          <w:rFonts w:ascii="Times New Roman" w:hAnsi="Times New Roman" w:cs="Times New Roman"/>
          <w:noProof/>
          <w:sz w:val="24"/>
          <w:szCs w:val="24"/>
        </w:rPr>
        <w:drawing>
          <wp:inline distT="0" distB="0" distL="0" distR="0" wp14:anchorId="14E3FE61" wp14:editId="09A28378">
            <wp:extent cx="4686954" cy="876422"/>
            <wp:effectExtent l="0" t="0" r="0" b="0"/>
            <wp:docPr id="195497146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1478" name="Picture 1" descr="A close up of numbers&#10;&#10;Description automatically generated"/>
                    <pic:cNvPicPr/>
                  </pic:nvPicPr>
                  <pic:blipFill>
                    <a:blip r:embed="rId35"/>
                    <a:stretch>
                      <a:fillRect/>
                    </a:stretch>
                  </pic:blipFill>
                  <pic:spPr>
                    <a:xfrm>
                      <a:off x="0" y="0"/>
                      <a:ext cx="4686954" cy="876422"/>
                    </a:xfrm>
                    <a:prstGeom prst="rect">
                      <a:avLst/>
                    </a:prstGeom>
                  </pic:spPr>
                </pic:pic>
              </a:graphicData>
            </a:graphic>
          </wp:inline>
        </w:drawing>
      </w:r>
    </w:p>
    <w:p w14:paraId="5B3DA1A2" w14:textId="77777777" w:rsidR="00E972A2" w:rsidRDefault="00D005AB" w:rsidP="00E972A2">
      <w:pPr>
        <w:pStyle w:val="ListParagraph"/>
        <w:tabs>
          <w:tab w:val="left" w:pos="810"/>
          <w:tab w:val="left" w:pos="900"/>
          <w:tab w:val="left" w:pos="1170"/>
        </w:tabs>
        <w:ind w:left="1800"/>
        <w:rPr>
          <w:rFonts w:ascii="Times New Roman" w:hAnsi="Times New Roman" w:cs="Times New Roman"/>
          <w:sz w:val="24"/>
          <w:szCs w:val="24"/>
        </w:rPr>
      </w:pPr>
      <w:r>
        <w:rPr>
          <w:rFonts w:ascii="Times New Roman" w:hAnsi="Times New Roman" w:cs="Times New Roman"/>
          <w:sz w:val="24"/>
          <w:szCs w:val="24"/>
        </w:rPr>
        <w:t>Trong ví dụ này:</w:t>
      </w:r>
    </w:p>
    <w:p w14:paraId="054BFC24" w14:textId="20515630" w:rsidR="00D005AB" w:rsidRDefault="00E972A2" w:rsidP="00E972A2">
      <w:pPr>
        <w:pStyle w:val="ListParagraph"/>
        <w:tabs>
          <w:tab w:val="left" w:pos="810"/>
          <w:tab w:val="left" w:pos="900"/>
          <w:tab w:val="left" w:pos="1170"/>
        </w:tabs>
        <w:ind w:left="1800"/>
        <w:rPr>
          <w:rFonts w:ascii="Times New Roman" w:hAnsi="Times New Roman" w:cs="Times New Roman"/>
          <w:sz w:val="24"/>
          <w:szCs w:val="24"/>
        </w:rPr>
      </w:pPr>
      <w:r w:rsidRPr="00E972A2">
        <w:rPr>
          <w:rFonts w:ascii="Times New Roman" w:hAnsi="Times New Roman" w:cs="Times New Roman"/>
          <w:sz w:val="24"/>
          <w:szCs w:val="24"/>
        </w:rPr>
        <w:t>-</w:t>
      </w:r>
      <w:r>
        <w:rPr>
          <w:rFonts w:ascii="Times New Roman" w:hAnsi="Times New Roman" w:cs="Times New Roman"/>
          <w:sz w:val="24"/>
          <w:szCs w:val="24"/>
        </w:rPr>
        <w:t xml:space="preserve"> ‘cur’ là giá trị hiện tại của số hạng trong quá trình tính toán</w:t>
      </w:r>
    </w:p>
    <w:p w14:paraId="67FB8E79" w14:textId="370A05C5" w:rsidR="00D005AB" w:rsidRDefault="00E972A2" w:rsidP="00E972A2">
      <w:pPr>
        <w:pStyle w:val="ListParagraph"/>
        <w:tabs>
          <w:tab w:val="left" w:pos="810"/>
          <w:tab w:val="left" w:pos="900"/>
          <w:tab w:val="left" w:pos="1170"/>
        </w:tabs>
        <w:ind w:left="1800"/>
        <w:rPr>
          <w:rFonts w:ascii="Times New Roman" w:hAnsi="Times New Roman" w:cs="Times New Roman"/>
          <w:sz w:val="24"/>
          <w:szCs w:val="24"/>
        </w:rPr>
      </w:pPr>
      <w:r w:rsidRPr="00E972A2">
        <w:rPr>
          <w:rFonts w:ascii="Times New Roman" w:hAnsi="Times New Roman" w:cs="Times New Roman"/>
          <w:sz w:val="24"/>
          <w:szCs w:val="24"/>
        </w:rPr>
        <w:t>-</w:t>
      </w:r>
      <w:r>
        <w:rPr>
          <w:rFonts w:ascii="Times New Roman" w:hAnsi="Times New Roman" w:cs="Times New Roman"/>
          <w:sz w:val="24"/>
          <w:szCs w:val="24"/>
        </w:rPr>
        <w:t xml:space="preserve"> ‘carry’ là giá trị “nhớ” được cộng thêm vào giá trị hiện tại</w:t>
      </w:r>
    </w:p>
    <w:p w14:paraId="1A8BBE92" w14:textId="77777777" w:rsidR="00E972A2" w:rsidRPr="00D005AB" w:rsidRDefault="00E972A2" w:rsidP="00E972A2">
      <w:pPr>
        <w:pStyle w:val="ListParagraph"/>
        <w:tabs>
          <w:tab w:val="left" w:pos="810"/>
          <w:tab w:val="left" w:pos="900"/>
          <w:tab w:val="left" w:pos="1170"/>
        </w:tabs>
        <w:ind w:left="1800"/>
        <w:rPr>
          <w:rFonts w:ascii="Times New Roman" w:hAnsi="Times New Roman" w:cs="Times New Roman"/>
          <w:sz w:val="24"/>
          <w:szCs w:val="24"/>
        </w:rPr>
      </w:pPr>
    </w:p>
    <w:p w14:paraId="39C6126F" w14:textId="18F62556" w:rsidR="008B6161" w:rsidRDefault="0076487F" w:rsidP="003D73B0">
      <w:pPr>
        <w:pStyle w:val="ListParagraph"/>
        <w:numPr>
          <w:ilvl w:val="0"/>
          <w:numId w:val="74"/>
        </w:numPr>
        <w:tabs>
          <w:tab w:val="left" w:pos="810"/>
          <w:tab w:val="left" w:pos="900"/>
          <w:tab w:val="left" w:pos="1170"/>
        </w:tabs>
        <w:rPr>
          <w:rFonts w:ascii="Times New Roman" w:hAnsi="Times New Roman" w:cs="Times New Roman"/>
          <w:sz w:val="24"/>
          <w:szCs w:val="24"/>
        </w:rPr>
      </w:pPr>
      <w:r w:rsidRPr="00F40238">
        <w:rPr>
          <w:rFonts w:ascii="Times New Roman" w:hAnsi="Times New Roman" w:cs="Times New Roman"/>
          <w:sz w:val="24"/>
          <w:szCs w:val="24"/>
        </w:rPr>
        <w:t>Quy tắc chú thích</w:t>
      </w:r>
    </w:p>
    <w:p w14:paraId="0E2C4AC5" w14:textId="62BDB6DF" w:rsidR="00D75F9F" w:rsidRDefault="00D75F9F" w:rsidP="00D75F9F">
      <w:pPr>
        <w:pStyle w:val="ListParagraph"/>
        <w:numPr>
          <w:ilvl w:val="0"/>
          <w:numId w:val="75"/>
        </w:numPr>
        <w:tabs>
          <w:tab w:val="left" w:pos="810"/>
          <w:tab w:val="left" w:pos="900"/>
          <w:tab w:val="left" w:pos="1170"/>
        </w:tabs>
        <w:rPr>
          <w:rFonts w:ascii="Times New Roman" w:hAnsi="Times New Roman" w:cs="Times New Roman"/>
          <w:sz w:val="24"/>
          <w:szCs w:val="24"/>
        </w:rPr>
      </w:pPr>
      <w:r>
        <w:rPr>
          <w:rFonts w:ascii="Times New Roman" w:hAnsi="Times New Roman" w:cs="Times New Roman"/>
          <w:sz w:val="24"/>
          <w:szCs w:val="24"/>
        </w:rPr>
        <w:t>Chú thích cho từng hàm về nhiệm vụ, chức năng</w:t>
      </w:r>
    </w:p>
    <w:p w14:paraId="371B3971" w14:textId="5E5B27B5" w:rsidR="00CB1E7C" w:rsidRDefault="00212C29" w:rsidP="00CB1E7C">
      <w:pPr>
        <w:pStyle w:val="ListParagraph"/>
        <w:numPr>
          <w:ilvl w:val="0"/>
          <w:numId w:val="75"/>
        </w:numPr>
        <w:tabs>
          <w:tab w:val="left" w:pos="810"/>
          <w:tab w:val="left" w:pos="900"/>
          <w:tab w:val="left" w:pos="1170"/>
        </w:tabs>
        <w:rPr>
          <w:rFonts w:ascii="Times New Roman" w:hAnsi="Times New Roman" w:cs="Times New Roman"/>
          <w:sz w:val="24"/>
          <w:szCs w:val="24"/>
        </w:rPr>
      </w:pPr>
      <w:r>
        <w:rPr>
          <w:rFonts w:ascii="Times New Roman" w:hAnsi="Times New Roman" w:cs="Times New Roman"/>
          <w:sz w:val="24"/>
          <w:szCs w:val="24"/>
        </w:rPr>
        <w:t>Chú thích những chức năng nhỏ của hàm</w:t>
      </w:r>
      <w:r w:rsidR="00CB1E7C">
        <w:rPr>
          <w:rFonts w:ascii="Times New Roman" w:hAnsi="Times New Roman" w:cs="Times New Roman"/>
          <w:sz w:val="24"/>
          <w:szCs w:val="24"/>
        </w:rPr>
        <w:t>.</w:t>
      </w:r>
    </w:p>
    <w:p w14:paraId="4949A12D" w14:textId="77777777" w:rsidR="006F2A76" w:rsidRDefault="00CB1E7C" w:rsidP="00CB1E7C">
      <w:pPr>
        <w:pStyle w:val="ListParagraph"/>
        <w:numPr>
          <w:ilvl w:val="0"/>
          <w:numId w:val="75"/>
        </w:numPr>
        <w:tabs>
          <w:tab w:val="left" w:pos="810"/>
          <w:tab w:val="left" w:pos="900"/>
          <w:tab w:val="left" w:pos="1170"/>
        </w:tabs>
        <w:rPr>
          <w:rFonts w:ascii="Times New Roman" w:hAnsi="Times New Roman" w:cs="Times New Roman"/>
          <w:sz w:val="24"/>
          <w:szCs w:val="24"/>
        </w:rPr>
      </w:pPr>
      <w:r>
        <w:rPr>
          <w:rFonts w:ascii="Times New Roman" w:hAnsi="Times New Roman" w:cs="Times New Roman"/>
          <w:sz w:val="24"/>
          <w:szCs w:val="24"/>
        </w:rPr>
        <w:t>Viết những chú thích tương ứng với code và thay đổi khi bản thân code thay đổi</w:t>
      </w:r>
    </w:p>
    <w:p w14:paraId="52BE0781" w14:textId="77777777" w:rsidR="001C2642" w:rsidRDefault="001C2642" w:rsidP="001C2642">
      <w:pPr>
        <w:tabs>
          <w:tab w:val="left" w:pos="810"/>
          <w:tab w:val="left" w:pos="900"/>
          <w:tab w:val="left" w:pos="1170"/>
        </w:tabs>
        <w:rPr>
          <w:rFonts w:ascii="Times New Roman" w:hAnsi="Times New Roman" w:cs="Times New Roman"/>
          <w:sz w:val="24"/>
          <w:szCs w:val="24"/>
        </w:rPr>
      </w:pPr>
    </w:p>
    <w:p w14:paraId="7FA1AB3D" w14:textId="77777777" w:rsidR="001C2642" w:rsidRDefault="001C2642" w:rsidP="001C2642">
      <w:pPr>
        <w:tabs>
          <w:tab w:val="left" w:pos="810"/>
          <w:tab w:val="left" w:pos="900"/>
          <w:tab w:val="left" w:pos="1170"/>
        </w:tabs>
        <w:rPr>
          <w:rFonts w:ascii="Times New Roman" w:hAnsi="Times New Roman" w:cs="Times New Roman"/>
          <w:sz w:val="24"/>
          <w:szCs w:val="24"/>
        </w:rPr>
      </w:pPr>
    </w:p>
    <w:p w14:paraId="61056008" w14:textId="77777777" w:rsidR="001C2642" w:rsidRPr="001C2642" w:rsidRDefault="001C2642" w:rsidP="001C2642">
      <w:pPr>
        <w:tabs>
          <w:tab w:val="left" w:pos="810"/>
          <w:tab w:val="left" w:pos="900"/>
          <w:tab w:val="left" w:pos="1170"/>
        </w:tabs>
        <w:rPr>
          <w:rFonts w:ascii="Times New Roman" w:hAnsi="Times New Roman" w:cs="Times New Roman"/>
          <w:sz w:val="24"/>
          <w:szCs w:val="24"/>
        </w:rPr>
      </w:pPr>
    </w:p>
    <w:p w14:paraId="7FEC982A" w14:textId="2641FC2F" w:rsidR="006F2A76" w:rsidRDefault="006F2A76" w:rsidP="006F2A76">
      <w:pPr>
        <w:pStyle w:val="ListParagraph"/>
        <w:tabs>
          <w:tab w:val="left" w:pos="810"/>
          <w:tab w:val="left" w:pos="900"/>
          <w:tab w:val="left" w:pos="1170"/>
        </w:tabs>
        <w:ind w:left="1800"/>
        <w:rPr>
          <w:rFonts w:ascii="Times New Roman" w:hAnsi="Times New Roman" w:cs="Times New Roman"/>
          <w:sz w:val="24"/>
          <w:szCs w:val="24"/>
        </w:rPr>
      </w:pPr>
      <w:r>
        <w:rPr>
          <w:rFonts w:ascii="Times New Roman" w:hAnsi="Times New Roman" w:cs="Times New Roman"/>
          <w:sz w:val="24"/>
          <w:szCs w:val="24"/>
        </w:rPr>
        <w:lastRenderedPageBreak/>
        <w:t>VD</w:t>
      </w:r>
      <w:r w:rsidR="001C2642">
        <w:rPr>
          <w:rFonts w:ascii="Times New Roman" w:hAnsi="Times New Roman" w:cs="Times New Roman"/>
          <w:sz w:val="24"/>
          <w:szCs w:val="24"/>
        </w:rPr>
        <w:t>:</w:t>
      </w:r>
    </w:p>
    <w:p w14:paraId="650C6995" w14:textId="1E5F4E40" w:rsidR="00CB1E7C" w:rsidRDefault="006F2A76" w:rsidP="001C2642">
      <w:pPr>
        <w:pStyle w:val="ListParagraph"/>
        <w:tabs>
          <w:tab w:val="left" w:pos="810"/>
          <w:tab w:val="left" w:pos="900"/>
          <w:tab w:val="left" w:pos="1170"/>
        </w:tabs>
        <w:ind w:left="1800" w:hanging="720"/>
        <w:rPr>
          <w:rFonts w:ascii="Times New Roman" w:hAnsi="Times New Roman" w:cs="Times New Roman"/>
          <w:sz w:val="24"/>
          <w:szCs w:val="24"/>
        </w:rPr>
      </w:pPr>
      <w:r w:rsidRPr="006F2A76">
        <w:rPr>
          <w:rFonts w:ascii="Times New Roman" w:hAnsi="Times New Roman" w:cs="Times New Roman"/>
          <w:noProof/>
          <w:sz w:val="24"/>
          <w:szCs w:val="24"/>
        </w:rPr>
        <w:drawing>
          <wp:inline distT="0" distB="0" distL="0" distR="0" wp14:anchorId="4E82756C" wp14:editId="1B47D803">
            <wp:extent cx="5942328" cy="4316819"/>
            <wp:effectExtent l="0" t="0" r="1905" b="7620"/>
            <wp:docPr id="1223177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7061" name="Picture 1" descr="A screenshot of a computer program&#10;&#10;Description automatically generated"/>
                    <pic:cNvPicPr/>
                  </pic:nvPicPr>
                  <pic:blipFill>
                    <a:blip r:embed="rId40"/>
                    <a:stretch>
                      <a:fillRect/>
                    </a:stretch>
                  </pic:blipFill>
                  <pic:spPr>
                    <a:xfrm>
                      <a:off x="0" y="0"/>
                      <a:ext cx="5949936" cy="4322346"/>
                    </a:xfrm>
                    <a:prstGeom prst="rect">
                      <a:avLst/>
                    </a:prstGeom>
                  </pic:spPr>
                </pic:pic>
              </a:graphicData>
            </a:graphic>
          </wp:inline>
        </w:drawing>
      </w:r>
    </w:p>
    <w:p w14:paraId="7E251075" w14:textId="77777777" w:rsidR="001C2642" w:rsidRPr="00CB1E7C" w:rsidRDefault="001C2642" w:rsidP="001C2642">
      <w:pPr>
        <w:pStyle w:val="ListParagraph"/>
        <w:tabs>
          <w:tab w:val="left" w:pos="810"/>
          <w:tab w:val="left" w:pos="900"/>
          <w:tab w:val="left" w:pos="1170"/>
        </w:tabs>
        <w:ind w:left="1800" w:hanging="720"/>
        <w:rPr>
          <w:rFonts w:ascii="Times New Roman" w:hAnsi="Times New Roman" w:cs="Times New Roman"/>
          <w:sz w:val="24"/>
          <w:szCs w:val="24"/>
        </w:rPr>
      </w:pPr>
    </w:p>
    <w:p w14:paraId="25DE2F27" w14:textId="578223C9" w:rsidR="0076487F" w:rsidRPr="001C2642" w:rsidRDefault="004C6164" w:rsidP="004C6164">
      <w:pPr>
        <w:pStyle w:val="ListParagraph"/>
        <w:numPr>
          <w:ilvl w:val="0"/>
          <w:numId w:val="55"/>
        </w:numPr>
        <w:tabs>
          <w:tab w:val="left" w:pos="810"/>
          <w:tab w:val="left" w:pos="90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Gỡ lỗi và kiểm thử</w:t>
      </w:r>
    </w:p>
    <w:p w14:paraId="271ED45C" w14:textId="20F56F18" w:rsidR="00336DF1" w:rsidRPr="001C2642" w:rsidRDefault="00336DF1" w:rsidP="00336DF1">
      <w:pPr>
        <w:pStyle w:val="ListParagraph"/>
        <w:numPr>
          <w:ilvl w:val="0"/>
          <w:numId w:val="76"/>
        </w:numPr>
        <w:tabs>
          <w:tab w:val="left" w:pos="810"/>
          <w:tab w:val="left" w:pos="900"/>
          <w:tab w:val="left" w:pos="990"/>
          <w:tab w:val="left" w:pos="1170"/>
        </w:tabs>
        <w:ind w:left="810" w:hanging="450"/>
        <w:rPr>
          <w:rFonts w:ascii="Times New Roman" w:hAnsi="Times New Roman" w:cs="Times New Roman"/>
          <w:b/>
          <w:bCs/>
          <w:sz w:val="24"/>
          <w:szCs w:val="24"/>
        </w:rPr>
      </w:pPr>
      <w:r w:rsidRPr="001C2642">
        <w:rPr>
          <w:rFonts w:ascii="Times New Roman" w:hAnsi="Times New Roman" w:cs="Times New Roman"/>
          <w:b/>
          <w:bCs/>
          <w:sz w:val="24"/>
          <w:szCs w:val="24"/>
        </w:rPr>
        <w:t>Tìm kiếm và gỡ lỗi ( Searching and Debugging)</w:t>
      </w:r>
    </w:p>
    <w:p w14:paraId="1D2382FC" w14:textId="235CDEEE" w:rsidR="008B6161" w:rsidRPr="001C2642" w:rsidRDefault="00023BB0" w:rsidP="00023BB0">
      <w:pPr>
        <w:pStyle w:val="ListParagraph"/>
        <w:numPr>
          <w:ilvl w:val="1"/>
          <w:numId w:val="76"/>
        </w:numPr>
        <w:tabs>
          <w:tab w:val="left" w:pos="810"/>
          <w:tab w:val="left" w:pos="900"/>
          <w:tab w:val="left" w:pos="990"/>
          <w:tab w:val="left" w:pos="1170"/>
        </w:tabs>
        <w:ind w:hanging="720"/>
        <w:rPr>
          <w:rFonts w:ascii="Times New Roman" w:hAnsi="Times New Roman" w:cs="Times New Roman"/>
          <w:b/>
          <w:bCs/>
          <w:sz w:val="24"/>
          <w:szCs w:val="24"/>
        </w:rPr>
      </w:pPr>
      <w:r w:rsidRPr="001C2642">
        <w:rPr>
          <w:rFonts w:ascii="Times New Roman" w:hAnsi="Times New Roman" w:cs="Times New Roman"/>
          <w:b/>
          <w:bCs/>
          <w:sz w:val="24"/>
          <w:szCs w:val="24"/>
        </w:rPr>
        <w:t>Khái niệm</w:t>
      </w:r>
    </w:p>
    <w:p w14:paraId="1FA01D04" w14:textId="3AB3220D" w:rsidR="00023BB0" w:rsidRPr="00C94147" w:rsidRDefault="003E55A0" w:rsidP="00C94147">
      <w:pPr>
        <w:pStyle w:val="ListParagraph"/>
        <w:numPr>
          <w:ilvl w:val="0"/>
          <w:numId w:val="74"/>
        </w:numPr>
        <w:tabs>
          <w:tab w:val="left" w:pos="810"/>
          <w:tab w:val="left" w:pos="900"/>
          <w:tab w:val="left" w:pos="1170"/>
        </w:tabs>
        <w:ind w:left="900" w:hanging="180"/>
        <w:rPr>
          <w:rFonts w:ascii="Times New Roman" w:hAnsi="Times New Roman" w:cs="Times New Roman"/>
          <w:sz w:val="24"/>
          <w:szCs w:val="24"/>
        </w:rPr>
      </w:pPr>
      <w:r w:rsidRPr="00C94147">
        <w:rPr>
          <w:rFonts w:ascii="Times New Roman" w:hAnsi="Times New Roman" w:cs="Times New Roman"/>
          <w:sz w:val="24"/>
          <w:szCs w:val="24"/>
        </w:rPr>
        <w:t>Là quá trình tìm ra lỗi khiến chương trình máy tính hay hệ thống không hoạt động đúng.</w:t>
      </w:r>
    </w:p>
    <w:p w14:paraId="56F76F12" w14:textId="2728C857" w:rsidR="003E55A0" w:rsidRPr="00C94147" w:rsidRDefault="003E55A0" w:rsidP="00C94147">
      <w:pPr>
        <w:pStyle w:val="ListParagraph"/>
        <w:numPr>
          <w:ilvl w:val="0"/>
          <w:numId w:val="74"/>
        </w:numPr>
        <w:tabs>
          <w:tab w:val="left" w:pos="810"/>
          <w:tab w:val="left" w:pos="900"/>
          <w:tab w:val="left" w:pos="990"/>
          <w:tab w:val="left" w:pos="1170"/>
        </w:tabs>
        <w:ind w:left="900" w:hanging="180"/>
        <w:rPr>
          <w:rFonts w:ascii="Times New Roman" w:hAnsi="Times New Roman" w:cs="Times New Roman"/>
          <w:sz w:val="24"/>
          <w:szCs w:val="24"/>
        </w:rPr>
      </w:pPr>
      <w:r w:rsidRPr="00C94147">
        <w:rPr>
          <w:rFonts w:ascii="Times New Roman" w:hAnsi="Times New Roman" w:cs="Times New Roman"/>
          <w:sz w:val="24"/>
          <w:szCs w:val="24"/>
        </w:rPr>
        <w:t>Khi chương trình bị lỗi, debug là công việc cần làm để làm cho chương trình chạy thông.</w:t>
      </w:r>
    </w:p>
    <w:p w14:paraId="53D7E44B" w14:textId="654C9584" w:rsidR="003E55A0" w:rsidRPr="00C94147" w:rsidRDefault="003E55A0" w:rsidP="003E55A0">
      <w:pPr>
        <w:pStyle w:val="ListParagraph"/>
        <w:numPr>
          <w:ilvl w:val="0"/>
          <w:numId w:val="74"/>
        </w:numPr>
        <w:tabs>
          <w:tab w:val="left" w:pos="810"/>
          <w:tab w:val="left" w:pos="900"/>
          <w:tab w:val="left" w:pos="990"/>
          <w:tab w:val="left" w:pos="1170"/>
        </w:tabs>
        <w:ind w:left="900" w:hanging="180"/>
        <w:rPr>
          <w:rFonts w:ascii="Times New Roman" w:hAnsi="Times New Roman" w:cs="Times New Roman"/>
          <w:sz w:val="24"/>
          <w:szCs w:val="24"/>
        </w:rPr>
      </w:pPr>
      <w:r w:rsidRPr="00C94147">
        <w:rPr>
          <w:rFonts w:ascii="Times New Roman" w:hAnsi="Times New Roman" w:cs="Times New Roman"/>
          <w:sz w:val="24"/>
          <w:szCs w:val="24"/>
        </w:rPr>
        <w:t>Tìm kiếm và gỡ lỗi là công việc quan trọng cần những rèn luyện qua nhiều kỹ năng, kinh nghiệm như chia để trị, sử dụng debugger, tập trung viết mã mới nhất,...</w:t>
      </w:r>
    </w:p>
    <w:p w14:paraId="0DE04BBD" w14:textId="7CBD58AA" w:rsidR="00756199" w:rsidRDefault="00C94147" w:rsidP="00756199">
      <w:pPr>
        <w:pStyle w:val="ListParagraph"/>
        <w:numPr>
          <w:ilvl w:val="0"/>
          <w:numId w:val="74"/>
        </w:numPr>
        <w:tabs>
          <w:tab w:val="left" w:pos="810"/>
          <w:tab w:val="left" w:pos="900"/>
          <w:tab w:val="left" w:pos="990"/>
          <w:tab w:val="left" w:pos="1170"/>
        </w:tabs>
        <w:ind w:left="900" w:hanging="180"/>
        <w:rPr>
          <w:rFonts w:ascii="Times New Roman" w:hAnsi="Times New Roman" w:cs="Times New Roman"/>
          <w:sz w:val="24"/>
          <w:szCs w:val="24"/>
        </w:rPr>
      </w:pPr>
      <w:r w:rsidRPr="00C94147">
        <w:rPr>
          <w:rFonts w:ascii="Times New Roman" w:hAnsi="Times New Roman" w:cs="Times New Roman"/>
          <w:sz w:val="24"/>
          <w:szCs w:val="24"/>
        </w:rPr>
        <w:t>Cần hiểu được các thông báo lỗi, đặt vấn đề, câu hỏi: Lỗi ở đâu, xảy ra như thế nào, nguyên nhân xảy ra lỗi,...</w:t>
      </w:r>
    </w:p>
    <w:p w14:paraId="1142366D" w14:textId="77777777" w:rsidR="00756199" w:rsidRPr="00756199" w:rsidRDefault="00756199" w:rsidP="00756199">
      <w:pPr>
        <w:pStyle w:val="ListParagraph"/>
        <w:tabs>
          <w:tab w:val="left" w:pos="810"/>
          <w:tab w:val="left" w:pos="900"/>
          <w:tab w:val="left" w:pos="990"/>
          <w:tab w:val="left" w:pos="1170"/>
        </w:tabs>
        <w:ind w:left="900"/>
        <w:rPr>
          <w:rFonts w:ascii="Times New Roman" w:hAnsi="Times New Roman" w:cs="Times New Roman"/>
          <w:sz w:val="24"/>
          <w:szCs w:val="24"/>
        </w:rPr>
      </w:pPr>
    </w:p>
    <w:p w14:paraId="75891890" w14:textId="073B415E" w:rsidR="000C59EB" w:rsidRPr="001C2642" w:rsidRDefault="002D6D03" w:rsidP="002D6D03">
      <w:pPr>
        <w:pStyle w:val="ListParagraph"/>
        <w:numPr>
          <w:ilvl w:val="1"/>
          <w:numId w:val="76"/>
        </w:numPr>
        <w:tabs>
          <w:tab w:val="left" w:pos="810"/>
          <w:tab w:val="left" w:pos="900"/>
          <w:tab w:val="left" w:pos="990"/>
          <w:tab w:val="left" w:pos="1170"/>
        </w:tabs>
        <w:ind w:hanging="720"/>
        <w:rPr>
          <w:rFonts w:ascii="Times New Roman" w:hAnsi="Times New Roman" w:cs="Times New Roman"/>
          <w:b/>
          <w:bCs/>
          <w:sz w:val="24"/>
          <w:szCs w:val="24"/>
        </w:rPr>
      </w:pPr>
      <w:r w:rsidRPr="001C2642">
        <w:rPr>
          <w:rFonts w:ascii="Times New Roman" w:hAnsi="Times New Roman" w:cs="Times New Roman"/>
          <w:b/>
          <w:bCs/>
          <w:sz w:val="24"/>
          <w:szCs w:val="24"/>
        </w:rPr>
        <w:t>Vận dụng trong chương trình bài toán</w:t>
      </w:r>
    </w:p>
    <w:p w14:paraId="32DFCAA8" w14:textId="1DA8E8A8" w:rsidR="00BB2305" w:rsidRPr="00756199" w:rsidRDefault="00595C38" w:rsidP="00595C38">
      <w:pPr>
        <w:pStyle w:val="ListParagraph"/>
        <w:tabs>
          <w:tab w:val="left" w:pos="810"/>
          <w:tab w:val="left" w:pos="900"/>
          <w:tab w:val="left" w:pos="990"/>
          <w:tab w:val="left" w:pos="1170"/>
        </w:tabs>
        <w:ind w:left="810"/>
        <w:rPr>
          <w:rFonts w:ascii="Times New Roman" w:hAnsi="Times New Roman" w:cs="Times New Roman"/>
          <w:sz w:val="24"/>
          <w:szCs w:val="24"/>
        </w:rPr>
      </w:pPr>
      <w:r w:rsidRPr="00756199">
        <w:rPr>
          <w:rFonts w:ascii="Times New Roman" w:hAnsi="Times New Roman" w:cs="Times New Roman"/>
          <w:sz w:val="24"/>
          <w:szCs w:val="24"/>
        </w:rPr>
        <w:t>Trong quá trình thiết kế chương trình cho bài toán, em đã sử dụng những kỹ thuật tìm kiếm và gỡ lỗi cho đoạn code như sau:</w:t>
      </w:r>
    </w:p>
    <w:p w14:paraId="058D9E56" w14:textId="2A38D6E0" w:rsidR="00595C38" w:rsidRPr="00756199" w:rsidRDefault="00886B46" w:rsidP="00595C38">
      <w:pPr>
        <w:pStyle w:val="ListParagraph"/>
        <w:numPr>
          <w:ilvl w:val="0"/>
          <w:numId w:val="82"/>
        </w:numPr>
        <w:tabs>
          <w:tab w:val="left" w:pos="810"/>
          <w:tab w:val="left" w:pos="900"/>
          <w:tab w:val="left" w:pos="990"/>
          <w:tab w:val="left" w:pos="1170"/>
        </w:tabs>
        <w:ind w:hanging="810"/>
        <w:rPr>
          <w:rFonts w:ascii="Times New Roman" w:hAnsi="Times New Roman" w:cs="Times New Roman"/>
          <w:sz w:val="24"/>
          <w:szCs w:val="24"/>
        </w:rPr>
      </w:pPr>
      <w:r w:rsidRPr="00756199">
        <w:rPr>
          <w:rFonts w:ascii="Times New Roman" w:hAnsi="Times New Roman" w:cs="Times New Roman"/>
          <w:sz w:val="24"/>
          <w:szCs w:val="24"/>
        </w:rPr>
        <w:t xml:space="preserve">Sử dụng kỹ thuật debug chính là hiển thị thông tin. Ví dụ: </w:t>
      </w:r>
    </w:p>
    <w:p w14:paraId="24BFBCAC" w14:textId="3B4EE036" w:rsidR="00886B46" w:rsidRPr="00756199" w:rsidRDefault="00440C67" w:rsidP="00886B46">
      <w:pPr>
        <w:pStyle w:val="ListParagraph"/>
        <w:numPr>
          <w:ilvl w:val="0"/>
          <w:numId w:val="83"/>
        </w:numPr>
        <w:tabs>
          <w:tab w:val="left" w:pos="810"/>
          <w:tab w:val="left" w:pos="900"/>
          <w:tab w:val="left" w:pos="990"/>
          <w:tab w:val="left" w:pos="1170"/>
        </w:tabs>
        <w:ind w:left="1350" w:hanging="180"/>
        <w:rPr>
          <w:rFonts w:ascii="Times New Roman" w:hAnsi="Times New Roman" w:cs="Times New Roman"/>
          <w:sz w:val="24"/>
          <w:szCs w:val="24"/>
        </w:rPr>
      </w:pPr>
      <w:r w:rsidRPr="00756199">
        <w:rPr>
          <w:rFonts w:ascii="Times New Roman" w:hAnsi="Times New Roman" w:cs="Times New Roman"/>
          <w:sz w:val="24"/>
          <w:szCs w:val="24"/>
        </w:rPr>
        <w:lastRenderedPageBreak/>
        <w:t>Sau khi nhập các số từ file</w:t>
      </w:r>
      <w:r w:rsidR="00F724B1" w:rsidRPr="00756199">
        <w:rPr>
          <w:rFonts w:ascii="Times New Roman" w:hAnsi="Times New Roman" w:cs="Times New Roman"/>
          <w:sz w:val="24"/>
          <w:szCs w:val="24"/>
        </w:rPr>
        <w:t xml:space="preserve"> (.txt)</w:t>
      </w:r>
      <w:r w:rsidRPr="00756199">
        <w:rPr>
          <w:rFonts w:ascii="Times New Roman" w:hAnsi="Times New Roman" w:cs="Times New Roman"/>
          <w:sz w:val="24"/>
          <w:szCs w:val="24"/>
        </w:rPr>
        <w:t xml:space="preserve"> thực hiện lệnh tính toán thì chương trình lỗi. Em thực hiện chạy lại chương trình để phát hiện lỗi trả về trên terminal và thực hiện chỉnh sửa hàm xử lý input của file</w:t>
      </w:r>
      <w:r w:rsidR="00F724B1" w:rsidRPr="00756199">
        <w:rPr>
          <w:rFonts w:ascii="Times New Roman" w:hAnsi="Times New Roman" w:cs="Times New Roman"/>
          <w:sz w:val="24"/>
          <w:szCs w:val="24"/>
        </w:rPr>
        <w:t xml:space="preserve"> </w:t>
      </w:r>
    </w:p>
    <w:p w14:paraId="789D14E2" w14:textId="7E12F920" w:rsidR="00F724B1" w:rsidRPr="00756199" w:rsidRDefault="00756199" w:rsidP="00886B46">
      <w:pPr>
        <w:pStyle w:val="ListParagraph"/>
        <w:numPr>
          <w:ilvl w:val="0"/>
          <w:numId w:val="83"/>
        </w:numPr>
        <w:tabs>
          <w:tab w:val="left" w:pos="810"/>
          <w:tab w:val="left" w:pos="900"/>
          <w:tab w:val="left" w:pos="990"/>
          <w:tab w:val="left" w:pos="1170"/>
        </w:tabs>
        <w:ind w:left="1350" w:hanging="180"/>
        <w:rPr>
          <w:rFonts w:ascii="Times New Roman" w:hAnsi="Times New Roman" w:cs="Times New Roman"/>
          <w:sz w:val="24"/>
          <w:szCs w:val="24"/>
        </w:rPr>
      </w:pPr>
      <w:r w:rsidRPr="00756199">
        <w:rPr>
          <w:rFonts w:ascii="Times New Roman" w:hAnsi="Times New Roman" w:cs="Times New Roman"/>
          <w:sz w:val="24"/>
          <w:szCs w:val="24"/>
        </w:rPr>
        <w:t>Các câu lệnh sau khi đã test hoặc gỡ lỗi sẽ được đánh dấu lại để dễ dàng trong việc kiểm lỗi</w:t>
      </w:r>
    </w:p>
    <w:p w14:paraId="5D6CC335" w14:textId="5E824A76" w:rsidR="00756199" w:rsidRPr="00756199" w:rsidRDefault="00756199" w:rsidP="00886B46">
      <w:pPr>
        <w:pStyle w:val="ListParagraph"/>
        <w:numPr>
          <w:ilvl w:val="0"/>
          <w:numId w:val="83"/>
        </w:numPr>
        <w:tabs>
          <w:tab w:val="left" w:pos="810"/>
          <w:tab w:val="left" w:pos="900"/>
          <w:tab w:val="left" w:pos="990"/>
          <w:tab w:val="left" w:pos="1170"/>
        </w:tabs>
        <w:ind w:left="1350" w:hanging="180"/>
        <w:rPr>
          <w:rFonts w:ascii="Times New Roman" w:hAnsi="Times New Roman" w:cs="Times New Roman"/>
          <w:sz w:val="24"/>
          <w:szCs w:val="24"/>
        </w:rPr>
      </w:pPr>
      <w:r w:rsidRPr="00756199">
        <w:rPr>
          <w:rFonts w:ascii="Times New Roman" w:hAnsi="Times New Roman" w:cs="Times New Roman"/>
          <w:sz w:val="24"/>
          <w:szCs w:val="24"/>
        </w:rPr>
        <w:t>Tiếp tục chạy thử chương trình để hiển thị các thông tin, nếu hiển thị thông tin sai thì tiến hành debug lần nữa.</w:t>
      </w:r>
    </w:p>
    <w:p w14:paraId="4CFEDF52" w14:textId="6730A2E9" w:rsidR="00886B46" w:rsidRPr="00756199" w:rsidRDefault="00886B46" w:rsidP="006B5B6B">
      <w:pPr>
        <w:pStyle w:val="ListParagraph"/>
        <w:numPr>
          <w:ilvl w:val="0"/>
          <w:numId w:val="82"/>
        </w:numPr>
        <w:tabs>
          <w:tab w:val="left" w:pos="810"/>
          <w:tab w:val="left" w:pos="900"/>
          <w:tab w:val="left" w:pos="990"/>
          <w:tab w:val="left" w:pos="1170"/>
        </w:tabs>
        <w:ind w:left="900" w:hanging="180"/>
        <w:rPr>
          <w:rFonts w:ascii="Times New Roman" w:hAnsi="Times New Roman" w:cs="Times New Roman"/>
          <w:sz w:val="24"/>
          <w:szCs w:val="24"/>
        </w:rPr>
      </w:pPr>
      <w:r w:rsidRPr="00756199">
        <w:rPr>
          <w:rFonts w:ascii="Times New Roman" w:hAnsi="Times New Roman" w:cs="Times New Roman"/>
          <w:sz w:val="24"/>
          <w:szCs w:val="24"/>
        </w:rPr>
        <w:t>Viết thêm các hàm để kiểm tra lỗi. Khi lỗi đã được phát hiện và gỡ lỗi sẽ chú thích lại hàm đó.</w:t>
      </w:r>
    </w:p>
    <w:p w14:paraId="2F147EA5" w14:textId="57872B6A" w:rsidR="00886B46" w:rsidRPr="00756199" w:rsidRDefault="00886B46" w:rsidP="00886B46">
      <w:pPr>
        <w:pStyle w:val="ListParagraph"/>
        <w:numPr>
          <w:ilvl w:val="0"/>
          <w:numId w:val="82"/>
        </w:numPr>
        <w:tabs>
          <w:tab w:val="left" w:pos="810"/>
          <w:tab w:val="left" w:pos="900"/>
          <w:tab w:val="left" w:pos="990"/>
          <w:tab w:val="left" w:pos="1170"/>
        </w:tabs>
        <w:ind w:left="900" w:hanging="180"/>
        <w:rPr>
          <w:rFonts w:ascii="Times New Roman" w:hAnsi="Times New Roman" w:cs="Times New Roman"/>
          <w:sz w:val="24"/>
          <w:szCs w:val="24"/>
        </w:rPr>
      </w:pPr>
      <w:r w:rsidRPr="00756199">
        <w:rPr>
          <w:rFonts w:ascii="Times New Roman" w:hAnsi="Times New Roman" w:cs="Times New Roman"/>
          <w:sz w:val="24"/>
          <w:szCs w:val="24"/>
        </w:rPr>
        <w:t>Trải qua các phiên bản khác nhau và sửa các lỗi ở các hàm, vòng lặp, đưa ra source code cuối cùng tối ưu và tránh các lỗi sai nhất.</w:t>
      </w:r>
    </w:p>
    <w:p w14:paraId="3B6D2487" w14:textId="77777777" w:rsidR="00595C38" w:rsidRDefault="00595C38" w:rsidP="00595C38">
      <w:pPr>
        <w:pStyle w:val="ListParagraph"/>
        <w:tabs>
          <w:tab w:val="left" w:pos="810"/>
          <w:tab w:val="left" w:pos="900"/>
          <w:tab w:val="left" w:pos="990"/>
          <w:tab w:val="left" w:pos="1170"/>
        </w:tabs>
        <w:rPr>
          <w:rFonts w:ascii="Times New Roman" w:hAnsi="Times New Roman" w:cs="Times New Roman"/>
          <w:sz w:val="24"/>
          <w:szCs w:val="24"/>
        </w:rPr>
      </w:pPr>
    </w:p>
    <w:p w14:paraId="341F0714" w14:textId="609C3403" w:rsidR="00CF2687" w:rsidRPr="001C2642" w:rsidRDefault="00CF2687" w:rsidP="00CF2687">
      <w:pPr>
        <w:pStyle w:val="ListParagraph"/>
        <w:numPr>
          <w:ilvl w:val="0"/>
          <w:numId w:val="76"/>
        </w:numPr>
        <w:tabs>
          <w:tab w:val="left" w:pos="810"/>
          <w:tab w:val="left" w:pos="900"/>
          <w:tab w:val="left" w:pos="990"/>
          <w:tab w:val="left" w:pos="1170"/>
        </w:tabs>
        <w:ind w:left="810" w:hanging="450"/>
        <w:rPr>
          <w:rFonts w:ascii="Times New Roman" w:hAnsi="Times New Roman" w:cs="Times New Roman"/>
          <w:b/>
          <w:bCs/>
          <w:sz w:val="24"/>
          <w:szCs w:val="24"/>
        </w:rPr>
      </w:pPr>
      <w:r w:rsidRPr="001C2642">
        <w:rPr>
          <w:rFonts w:ascii="Times New Roman" w:hAnsi="Times New Roman" w:cs="Times New Roman"/>
          <w:b/>
          <w:bCs/>
          <w:sz w:val="24"/>
          <w:szCs w:val="24"/>
        </w:rPr>
        <w:t>Kiểm thử (Testing)</w:t>
      </w:r>
    </w:p>
    <w:p w14:paraId="61DD060D" w14:textId="5A019B84" w:rsidR="00CF2687" w:rsidRPr="001C2642" w:rsidRDefault="00CF2687" w:rsidP="00CF2687">
      <w:pPr>
        <w:pStyle w:val="ListParagraph"/>
        <w:numPr>
          <w:ilvl w:val="1"/>
          <w:numId w:val="76"/>
        </w:numPr>
        <w:tabs>
          <w:tab w:val="left" w:pos="810"/>
          <w:tab w:val="left" w:pos="900"/>
          <w:tab w:val="left" w:pos="990"/>
          <w:tab w:val="left" w:pos="1170"/>
        </w:tabs>
        <w:ind w:left="810" w:hanging="450"/>
        <w:rPr>
          <w:rFonts w:ascii="Times New Roman" w:hAnsi="Times New Roman" w:cs="Times New Roman"/>
          <w:b/>
          <w:bCs/>
          <w:sz w:val="24"/>
          <w:szCs w:val="24"/>
        </w:rPr>
      </w:pPr>
      <w:r w:rsidRPr="001C2642">
        <w:rPr>
          <w:rFonts w:ascii="Times New Roman" w:hAnsi="Times New Roman" w:cs="Times New Roman"/>
          <w:b/>
          <w:bCs/>
          <w:sz w:val="24"/>
          <w:szCs w:val="24"/>
        </w:rPr>
        <w:t>Khái niệm</w:t>
      </w:r>
      <w:r w:rsidR="007512D9" w:rsidRPr="001C2642">
        <w:rPr>
          <w:rFonts w:ascii="Times New Roman" w:hAnsi="Times New Roman" w:cs="Times New Roman"/>
          <w:b/>
          <w:bCs/>
          <w:sz w:val="24"/>
          <w:szCs w:val="24"/>
        </w:rPr>
        <w:t xml:space="preserve"> </w:t>
      </w:r>
    </w:p>
    <w:p w14:paraId="4ED3DF73" w14:textId="186D2FF2" w:rsidR="007512D9" w:rsidRPr="006B5B6B" w:rsidRDefault="007512D9" w:rsidP="007512D9">
      <w:pPr>
        <w:pStyle w:val="ListParagraph"/>
        <w:numPr>
          <w:ilvl w:val="0"/>
          <w:numId w:val="84"/>
        </w:numPr>
        <w:tabs>
          <w:tab w:val="left" w:pos="810"/>
          <w:tab w:val="left" w:pos="900"/>
          <w:tab w:val="left" w:pos="990"/>
          <w:tab w:val="left" w:pos="1170"/>
        </w:tabs>
        <w:ind w:left="900" w:hanging="180"/>
        <w:rPr>
          <w:rFonts w:ascii="Times New Roman" w:hAnsi="Times New Roman" w:cs="Times New Roman"/>
          <w:sz w:val="24"/>
          <w:szCs w:val="24"/>
        </w:rPr>
      </w:pPr>
      <w:r w:rsidRPr="006B5B6B">
        <w:rPr>
          <w:rFonts w:ascii="Times New Roman" w:hAnsi="Times New Roman" w:cs="Times New Roman"/>
          <w:sz w:val="24"/>
          <w:szCs w:val="24"/>
        </w:rPr>
        <w:t>Là quá trình kiểm tra hay đánh giá 1 hệ thống hay 1 thành phần hệ thống một cách thủ công hay tự động để kiểm chứng rằng nó thỏa mãn những yêu cầu đặc thù hoặc để xác định sự khác biệt giữa kết quả mong đợi và kết quả thực tế.</w:t>
      </w:r>
    </w:p>
    <w:p w14:paraId="75DE674E" w14:textId="37B9376A" w:rsidR="007512D9" w:rsidRPr="006B5B6B" w:rsidRDefault="007512D9" w:rsidP="007512D9">
      <w:pPr>
        <w:pStyle w:val="ListParagraph"/>
        <w:numPr>
          <w:ilvl w:val="0"/>
          <w:numId w:val="84"/>
        </w:numPr>
        <w:tabs>
          <w:tab w:val="left" w:pos="810"/>
          <w:tab w:val="left" w:pos="900"/>
          <w:tab w:val="left" w:pos="990"/>
          <w:tab w:val="left" w:pos="1170"/>
        </w:tabs>
        <w:ind w:left="900" w:hanging="180"/>
        <w:rPr>
          <w:rFonts w:ascii="Times New Roman" w:hAnsi="Times New Roman" w:cs="Times New Roman"/>
          <w:sz w:val="24"/>
          <w:szCs w:val="24"/>
        </w:rPr>
      </w:pPr>
      <w:r w:rsidRPr="006B5B6B">
        <w:rPr>
          <w:rFonts w:ascii="Times New Roman" w:hAnsi="Times New Roman" w:cs="Times New Roman"/>
          <w:sz w:val="24"/>
          <w:szCs w:val="24"/>
        </w:rPr>
        <w:t>Là quá trình thực hiện 1 chương trình với mục đích tìm ra lỗi</w:t>
      </w:r>
      <w:r w:rsidR="006B5B6B" w:rsidRPr="006B5B6B">
        <w:rPr>
          <w:rFonts w:ascii="Times New Roman" w:hAnsi="Times New Roman" w:cs="Times New Roman"/>
          <w:sz w:val="24"/>
          <w:szCs w:val="24"/>
        </w:rPr>
        <w:t>.</w:t>
      </w:r>
    </w:p>
    <w:p w14:paraId="40BBA2E8" w14:textId="3E011CF8" w:rsidR="006B5B6B" w:rsidRDefault="006B5B6B" w:rsidP="007512D9">
      <w:pPr>
        <w:pStyle w:val="ListParagraph"/>
        <w:numPr>
          <w:ilvl w:val="0"/>
          <w:numId w:val="84"/>
        </w:numPr>
        <w:tabs>
          <w:tab w:val="left" w:pos="810"/>
          <w:tab w:val="left" w:pos="900"/>
          <w:tab w:val="left" w:pos="990"/>
          <w:tab w:val="left" w:pos="1170"/>
        </w:tabs>
        <w:ind w:left="900" w:hanging="180"/>
        <w:rPr>
          <w:rFonts w:ascii="Times New Roman" w:hAnsi="Times New Roman" w:cs="Times New Roman"/>
          <w:sz w:val="24"/>
          <w:szCs w:val="24"/>
        </w:rPr>
      </w:pPr>
      <w:r w:rsidRPr="006B5B6B">
        <w:rPr>
          <w:rFonts w:ascii="Times New Roman" w:hAnsi="Times New Roman" w:cs="Times New Roman"/>
          <w:sz w:val="24"/>
          <w:szCs w:val="24"/>
        </w:rPr>
        <w:t>Trong quá trình phát triển code, có thể nảy sinh các vấn đề như tính toán không đúng, quan hệ các dữ liệu sai, dòng lệnh chạy sai mục đích,... Lập trình viên cần sử dụng các kỹ thuật testing, thử các trường hợp có khả năng gây ra lỗi, kết hợp debugging gỡ lỗi.</w:t>
      </w:r>
    </w:p>
    <w:p w14:paraId="0EE94D5C" w14:textId="77777777" w:rsidR="001C2642" w:rsidRDefault="001C2642" w:rsidP="001C2642">
      <w:pPr>
        <w:pStyle w:val="ListParagraph"/>
        <w:tabs>
          <w:tab w:val="left" w:pos="810"/>
          <w:tab w:val="left" w:pos="900"/>
          <w:tab w:val="left" w:pos="990"/>
          <w:tab w:val="left" w:pos="1170"/>
        </w:tabs>
        <w:ind w:left="900"/>
        <w:rPr>
          <w:rFonts w:ascii="Times New Roman" w:hAnsi="Times New Roman" w:cs="Times New Roman"/>
          <w:sz w:val="24"/>
          <w:szCs w:val="24"/>
        </w:rPr>
      </w:pPr>
    </w:p>
    <w:p w14:paraId="56EF854F" w14:textId="7629715B" w:rsidR="00945DED" w:rsidRPr="001C2642" w:rsidRDefault="00945DED" w:rsidP="00945DED">
      <w:pPr>
        <w:pStyle w:val="ListParagraph"/>
        <w:numPr>
          <w:ilvl w:val="1"/>
          <w:numId w:val="76"/>
        </w:numPr>
        <w:tabs>
          <w:tab w:val="left" w:pos="810"/>
          <w:tab w:val="left" w:pos="900"/>
          <w:tab w:val="left" w:pos="990"/>
          <w:tab w:val="left" w:pos="1170"/>
        </w:tabs>
        <w:ind w:hanging="720"/>
        <w:rPr>
          <w:rFonts w:ascii="Times New Roman" w:hAnsi="Times New Roman" w:cs="Times New Roman"/>
          <w:b/>
          <w:bCs/>
          <w:sz w:val="24"/>
          <w:szCs w:val="24"/>
        </w:rPr>
      </w:pPr>
      <w:r w:rsidRPr="001C2642">
        <w:rPr>
          <w:rFonts w:ascii="Times New Roman" w:hAnsi="Times New Roman" w:cs="Times New Roman"/>
          <w:b/>
          <w:bCs/>
          <w:sz w:val="24"/>
          <w:szCs w:val="24"/>
        </w:rPr>
        <w:t>Vận dụng trong chương trình bài toán</w:t>
      </w:r>
    </w:p>
    <w:p w14:paraId="7AE712DB" w14:textId="5A49344D" w:rsidR="00694BF8" w:rsidRDefault="000674E7" w:rsidP="001E28AF">
      <w:pPr>
        <w:pStyle w:val="ListParagraph"/>
        <w:numPr>
          <w:ilvl w:val="0"/>
          <w:numId w:val="85"/>
        </w:numPr>
        <w:tabs>
          <w:tab w:val="left" w:pos="810"/>
          <w:tab w:val="left" w:pos="900"/>
          <w:tab w:val="left" w:pos="990"/>
          <w:tab w:val="left" w:pos="1170"/>
        </w:tabs>
        <w:ind w:hanging="1080"/>
        <w:rPr>
          <w:rFonts w:ascii="Times New Roman" w:hAnsi="Times New Roman" w:cs="Times New Roman"/>
          <w:sz w:val="24"/>
          <w:szCs w:val="24"/>
        </w:rPr>
      </w:pPr>
      <w:r>
        <w:rPr>
          <w:rFonts w:ascii="Times New Roman" w:hAnsi="Times New Roman" w:cs="Times New Roman"/>
          <w:sz w:val="24"/>
          <w:szCs w:val="24"/>
        </w:rPr>
        <w:t>Kiểm thử hộp đen ( Black Box Testing )</w:t>
      </w:r>
    </w:p>
    <w:p w14:paraId="446244BB" w14:textId="47EEA711" w:rsidR="004874F0" w:rsidRDefault="004303D6" w:rsidP="00E85BA0">
      <w:pPr>
        <w:pStyle w:val="ListParagraph"/>
        <w:numPr>
          <w:ilvl w:val="0"/>
          <w:numId w:val="86"/>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Tập trung vào </w:t>
      </w:r>
      <w:r w:rsidR="00975BE3">
        <w:rPr>
          <w:rFonts w:ascii="Times New Roman" w:hAnsi="Times New Roman" w:cs="Times New Roman"/>
          <w:sz w:val="24"/>
          <w:szCs w:val="24"/>
        </w:rPr>
        <w:t>đầu vào và đầu ra để kiểm thử chức năng của chương trình mà không cần biết mã nguồn bên trong</w:t>
      </w:r>
    </w:p>
    <w:p w14:paraId="44136BC9" w14:textId="7D931DEF" w:rsidR="00F000E9" w:rsidRPr="00F000E9" w:rsidRDefault="00F000E9" w:rsidP="00F000E9">
      <w:pPr>
        <w:pStyle w:val="ListParagraph"/>
        <w:numPr>
          <w:ilvl w:val="0"/>
          <w:numId w:val="86"/>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VD: Kiểm thử biên</w:t>
      </w:r>
      <w:r w:rsidRPr="00606106">
        <w:rPr>
          <w:noProof/>
        </w:rPr>
        <w:drawing>
          <wp:inline distT="0" distB="0" distL="0" distR="0" wp14:anchorId="139A953B" wp14:editId="2C5BB427">
            <wp:extent cx="4867954" cy="1143160"/>
            <wp:effectExtent l="0" t="0" r="0" b="0"/>
            <wp:docPr id="193149035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16447" name="Picture 1" descr="A computer code with numbers and symbols&#10;&#10;Description automatically generated"/>
                    <pic:cNvPicPr/>
                  </pic:nvPicPr>
                  <pic:blipFill>
                    <a:blip r:embed="rId41"/>
                    <a:stretch>
                      <a:fillRect/>
                    </a:stretch>
                  </pic:blipFill>
                  <pic:spPr>
                    <a:xfrm>
                      <a:off x="0" y="0"/>
                      <a:ext cx="4867954" cy="1143160"/>
                    </a:xfrm>
                    <a:prstGeom prst="rect">
                      <a:avLst/>
                    </a:prstGeom>
                  </pic:spPr>
                </pic:pic>
              </a:graphicData>
            </a:graphic>
          </wp:inline>
        </w:drawing>
      </w:r>
    </w:p>
    <w:p w14:paraId="381ACC78" w14:textId="77777777" w:rsidR="00F000E9" w:rsidRDefault="00F000E9" w:rsidP="00F000E9">
      <w:pPr>
        <w:pStyle w:val="ListParagraph"/>
        <w:numPr>
          <w:ilvl w:val="0"/>
          <w:numId w:val="86"/>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VD: Kiểm thử giá trị đặc biệt</w:t>
      </w:r>
    </w:p>
    <w:p w14:paraId="7722F840" w14:textId="77777777" w:rsidR="00F000E9" w:rsidRDefault="00F000E9" w:rsidP="00F000E9">
      <w:pPr>
        <w:pStyle w:val="ListParagraph"/>
        <w:tabs>
          <w:tab w:val="left" w:pos="810"/>
          <w:tab w:val="left" w:pos="900"/>
          <w:tab w:val="left" w:pos="990"/>
          <w:tab w:val="left" w:pos="1170"/>
        </w:tabs>
        <w:ind w:left="1620"/>
        <w:rPr>
          <w:rFonts w:ascii="Times New Roman" w:hAnsi="Times New Roman" w:cs="Times New Roman"/>
          <w:sz w:val="24"/>
          <w:szCs w:val="24"/>
        </w:rPr>
      </w:pPr>
      <w:r w:rsidRPr="002206D8">
        <w:rPr>
          <w:rFonts w:ascii="Times New Roman" w:hAnsi="Times New Roman" w:cs="Times New Roman"/>
          <w:noProof/>
          <w:sz w:val="24"/>
          <w:szCs w:val="24"/>
        </w:rPr>
        <w:drawing>
          <wp:inline distT="0" distB="0" distL="0" distR="0" wp14:anchorId="551B0D17" wp14:editId="09D20BCB">
            <wp:extent cx="3124636" cy="1057423"/>
            <wp:effectExtent l="0" t="0" r="0" b="9525"/>
            <wp:docPr id="691274670" name="Picture 1" descr="A white background with black text and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478" name="Picture 1" descr="A white background with black text and red and blue letters&#10;&#10;Description automatically generated"/>
                    <pic:cNvPicPr/>
                  </pic:nvPicPr>
                  <pic:blipFill>
                    <a:blip r:embed="rId42"/>
                    <a:stretch>
                      <a:fillRect/>
                    </a:stretch>
                  </pic:blipFill>
                  <pic:spPr>
                    <a:xfrm>
                      <a:off x="0" y="0"/>
                      <a:ext cx="3124636" cy="1057423"/>
                    </a:xfrm>
                    <a:prstGeom prst="rect">
                      <a:avLst/>
                    </a:prstGeom>
                  </pic:spPr>
                </pic:pic>
              </a:graphicData>
            </a:graphic>
          </wp:inline>
        </w:drawing>
      </w:r>
    </w:p>
    <w:p w14:paraId="2CEB295C" w14:textId="77777777" w:rsidR="00F000E9" w:rsidRDefault="00F000E9" w:rsidP="00F000E9">
      <w:pPr>
        <w:pStyle w:val="ListParagraph"/>
        <w:tabs>
          <w:tab w:val="left" w:pos="810"/>
          <w:tab w:val="left" w:pos="900"/>
          <w:tab w:val="left" w:pos="990"/>
          <w:tab w:val="left" w:pos="1170"/>
        </w:tabs>
        <w:ind w:left="1620"/>
        <w:rPr>
          <w:rFonts w:ascii="Times New Roman" w:hAnsi="Times New Roman" w:cs="Times New Roman"/>
          <w:sz w:val="24"/>
          <w:szCs w:val="24"/>
        </w:rPr>
      </w:pPr>
    </w:p>
    <w:p w14:paraId="7EB7DDAC" w14:textId="1B8A5AE2" w:rsidR="00D35A06" w:rsidRDefault="00D35A06" w:rsidP="00D35A06">
      <w:pPr>
        <w:pStyle w:val="ListParagraph"/>
        <w:numPr>
          <w:ilvl w:val="0"/>
          <w:numId w:val="85"/>
        </w:numPr>
        <w:tabs>
          <w:tab w:val="left" w:pos="810"/>
          <w:tab w:val="left" w:pos="900"/>
          <w:tab w:val="left" w:pos="990"/>
          <w:tab w:val="left" w:pos="1170"/>
        </w:tabs>
        <w:ind w:hanging="1080"/>
        <w:rPr>
          <w:rFonts w:ascii="Times New Roman" w:hAnsi="Times New Roman" w:cs="Times New Roman"/>
          <w:sz w:val="24"/>
          <w:szCs w:val="24"/>
        </w:rPr>
      </w:pPr>
      <w:r>
        <w:rPr>
          <w:rFonts w:ascii="Times New Roman" w:hAnsi="Times New Roman" w:cs="Times New Roman"/>
          <w:sz w:val="24"/>
          <w:szCs w:val="24"/>
        </w:rPr>
        <w:lastRenderedPageBreak/>
        <w:t>Kiểm thử tích hợp ( Intergration Testing )</w:t>
      </w:r>
    </w:p>
    <w:p w14:paraId="19690DA6" w14:textId="5258CF38" w:rsidR="00D35A06" w:rsidRDefault="0055264C" w:rsidP="00D35A06">
      <w:pPr>
        <w:pStyle w:val="ListParagraph"/>
        <w:numPr>
          <w:ilvl w:val="0"/>
          <w:numId w:val="86"/>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Kiểm tra sự tương tác giữa các module hoặc thành phần trong hệ thống để đảm bảo chúng hoạt động cùng nhau một cách chính xác</w:t>
      </w:r>
    </w:p>
    <w:p w14:paraId="370D28D6" w14:textId="00E62278" w:rsidR="00F000E9" w:rsidRDefault="00F000E9" w:rsidP="00D35A06">
      <w:pPr>
        <w:pStyle w:val="ListParagraph"/>
        <w:numPr>
          <w:ilvl w:val="0"/>
          <w:numId w:val="86"/>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VD: </w:t>
      </w:r>
      <w:r w:rsidR="00976F06">
        <w:rPr>
          <w:rFonts w:ascii="Times New Roman" w:hAnsi="Times New Roman" w:cs="Times New Roman"/>
          <w:sz w:val="24"/>
          <w:szCs w:val="24"/>
        </w:rPr>
        <w:t>Kiểm tra việc tích hợp các hàm cộng và nhân của lớp ‘bigint’ trong một hệ thống lớn hơn, đảm bảo rằng khi các hàm này được sử dụng cùng nhau, chúng vẫn cho ra kết quả chính xác.</w:t>
      </w:r>
    </w:p>
    <w:p w14:paraId="28EFC080" w14:textId="26B88201" w:rsidR="000518C0" w:rsidRDefault="000518C0" w:rsidP="000518C0">
      <w:pPr>
        <w:pStyle w:val="ListParagraph"/>
        <w:tabs>
          <w:tab w:val="left" w:pos="810"/>
          <w:tab w:val="left" w:pos="900"/>
          <w:tab w:val="left" w:pos="990"/>
          <w:tab w:val="left" w:pos="1170"/>
        </w:tabs>
        <w:ind w:left="1620"/>
        <w:rPr>
          <w:rFonts w:ascii="Times New Roman" w:hAnsi="Times New Roman" w:cs="Times New Roman"/>
          <w:sz w:val="24"/>
          <w:szCs w:val="24"/>
        </w:rPr>
      </w:pPr>
      <w:r w:rsidRPr="000518C0">
        <w:rPr>
          <w:rFonts w:ascii="Times New Roman" w:hAnsi="Times New Roman" w:cs="Times New Roman"/>
          <w:noProof/>
          <w:sz w:val="24"/>
          <w:szCs w:val="24"/>
        </w:rPr>
        <w:drawing>
          <wp:inline distT="0" distB="0" distL="0" distR="0" wp14:anchorId="0F6016C4" wp14:editId="240CFD6C">
            <wp:extent cx="5287113" cy="1076475"/>
            <wp:effectExtent l="0" t="0" r="8890" b="9525"/>
            <wp:docPr id="120842230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22303" name="Picture 1" descr="A computer code with numbers and symbols&#10;&#10;Description automatically generated"/>
                    <pic:cNvPicPr/>
                  </pic:nvPicPr>
                  <pic:blipFill>
                    <a:blip r:embed="rId43"/>
                    <a:stretch>
                      <a:fillRect/>
                    </a:stretch>
                  </pic:blipFill>
                  <pic:spPr>
                    <a:xfrm>
                      <a:off x="0" y="0"/>
                      <a:ext cx="5287113" cy="1076475"/>
                    </a:xfrm>
                    <a:prstGeom prst="rect">
                      <a:avLst/>
                    </a:prstGeom>
                  </pic:spPr>
                </pic:pic>
              </a:graphicData>
            </a:graphic>
          </wp:inline>
        </w:drawing>
      </w:r>
    </w:p>
    <w:p w14:paraId="66A0D19D" w14:textId="55BB2860" w:rsidR="000518C0" w:rsidRDefault="00770B8D" w:rsidP="000518C0">
      <w:pPr>
        <w:pStyle w:val="ListParagraph"/>
        <w:numPr>
          <w:ilvl w:val="0"/>
          <w:numId w:val="85"/>
        </w:numPr>
        <w:tabs>
          <w:tab w:val="left" w:pos="810"/>
          <w:tab w:val="left" w:pos="900"/>
          <w:tab w:val="left" w:pos="990"/>
          <w:tab w:val="left" w:pos="1170"/>
        </w:tabs>
        <w:ind w:left="900" w:hanging="180"/>
        <w:rPr>
          <w:rFonts w:ascii="Times New Roman" w:hAnsi="Times New Roman" w:cs="Times New Roman"/>
          <w:sz w:val="24"/>
          <w:szCs w:val="24"/>
        </w:rPr>
      </w:pPr>
      <w:r>
        <w:rPr>
          <w:rFonts w:ascii="Times New Roman" w:hAnsi="Times New Roman" w:cs="Times New Roman"/>
          <w:sz w:val="24"/>
          <w:szCs w:val="24"/>
        </w:rPr>
        <w:t>Kiểm thử hộp trắng ( White Box Testing )</w:t>
      </w:r>
    </w:p>
    <w:p w14:paraId="53417438" w14:textId="0E06D5B7" w:rsidR="00770B8D" w:rsidRDefault="00863756" w:rsidP="00770B8D">
      <w:pPr>
        <w:pStyle w:val="ListParagraph"/>
        <w:numPr>
          <w:ilvl w:val="0"/>
          <w:numId w:val="87"/>
        </w:numPr>
        <w:tabs>
          <w:tab w:val="left" w:pos="810"/>
          <w:tab w:val="left" w:pos="900"/>
          <w:tab w:val="left" w:pos="990"/>
          <w:tab w:val="left" w:pos="1170"/>
        </w:tabs>
        <w:rPr>
          <w:rFonts w:ascii="Times New Roman" w:hAnsi="Times New Roman" w:cs="Times New Roman"/>
          <w:sz w:val="24"/>
          <w:szCs w:val="24"/>
        </w:rPr>
      </w:pPr>
      <w:r w:rsidRPr="00863756">
        <w:rPr>
          <w:rFonts w:ascii="Times New Roman" w:hAnsi="Times New Roman" w:cs="Times New Roman"/>
          <w:sz w:val="24"/>
          <w:szCs w:val="24"/>
        </w:rPr>
        <w:t>Kiểm thử hộp trắng là kỹ thuật kiểm thử dựa trên cấu trúc bên trong của mã nguồn. Người kiểm thử phải hiểu và kiểm tra từng phần của mã nguồn.</w:t>
      </w:r>
    </w:p>
    <w:p w14:paraId="737C7B52" w14:textId="77777777" w:rsidR="00777189" w:rsidRPr="00777189" w:rsidRDefault="00777189" w:rsidP="00777189">
      <w:pPr>
        <w:pStyle w:val="ListParagraph"/>
        <w:numPr>
          <w:ilvl w:val="0"/>
          <w:numId w:val="87"/>
        </w:numPr>
        <w:tabs>
          <w:tab w:val="left" w:pos="810"/>
          <w:tab w:val="left" w:pos="900"/>
          <w:tab w:val="left" w:pos="990"/>
          <w:tab w:val="left" w:pos="1170"/>
        </w:tabs>
        <w:rPr>
          <w:rFonts w:ascii="Times New Roman" w:hAnsi="Times New Roman" w:cs="Times New Roman"/>
          <w:sz w:val="24"/>
          <w:szCs w:val="24"/>
        </w:rPr>
      </w:pPr>
      <w:r w:rsidRPr="00777189">
        <w:rPr>
          <w:rFonts w:ascii="Times New Roman" w:hAnsi="Times New Roman" w:cs="Times New Roman"/>
          <w:sz w:val="24"/>
          <w:szCs w:val="24"/>
        </w:rPr>
        <w:t>Kiểm Thử Đường Dẫn: Đảm bảo tất cả các đường dẫn có thể xảy ra trong hàm operator+ được kiểm tra.</w:t>
      </w:r>
    </w:p>
    <w:p w14:paraId="5FC92741" w14:textId="59EFABDF" w:rsidR="00595C38" w:rsidRPr="001C2642" w:rsidRDefault="00777189" w:rsidP="00595C38">
      <w:pPr>
        <w:pStyle w:val="ListParagraph"/>
        <w:numPr>
          <w:ilvl w:val="0"/>
          <w:numId w:val="87"/>
        </w:numPr>
        <w:tabs>
          <w:tab w:val="left" w:pos="810"/>
          <w:tab w:val="left" w:pos="900"/>
          <w:tab w:val="left" w:pos="990"/>
          <w:tab w:val="left" w:pos="1170"/>
        </w:tabs>
        <w:rPr>
          <w:rFonts w:ascii="Times New Roman" w:hAnsi="Times New Roman" w:cs="Times New Roman"/>
          <w:sz w:val="24"/>
          <w:szCs w:val="24"/>
        </w:rPr>
      </w:pPr>
      <w:r w:rsidRPr="00777189">
        <w:rPr>
          <w:rFonts w:ascii="Times New Roman" w:hAnsi="Times New Roman" w:cs="Times New Roman"/>
          <w:sz w:val="24"/>
          <w:szCs w:val="24"/>
        </w:rPr>
        <w:t>Kiểm Thử Nhánh: Đảm bảo tất cả các điều kiện và nhánh của if được kiểm tra.</w:t>
      </w:r>
    </w:p>
    <w:p w14:paraId="2D257E5B" w14:textId="41C494E6" w:rsidR="005C7C4F" w:rsidRPr="001C2642" w:rsidRDefault="001E43B1" w:rsidP="005C7C4F">
      <w:pPr>
        <w:pStyle w:val="ListParagraph"/>
        <w:numPr>
          <w:ilvl w:val="0"/>
          <w:numId w:val="76"/>
        </w:numPr>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Các tình huống kiểm thử</w:t>
      </w:r>
    </w:p>
    <w:p w14:paraId="576F0D06" w14:textId="77777777" w:rsidR="007C45BD" w:rsidRPr="005C7C4F" w:rsidRDefault="007C45BD" w:rsidP="007C45BD">
      <w:pPr>
        <w:pStyle w:val="ListParagraph"/>
        <w:tabs>
          <w:tab w:val="left" w:pos="810"/>
          <w:tab w:val="left" w:pos="900"/>
          <w:tab w:val="left" w:pos="990"/>
          <w:tab w:val="left" w:pos="1170"/>
        </w:tabs>
        <w:rPr>
          <w:rFonts w:ascii="Times New Roman" w:hAnsi="Times New Roman" w:cs="Times New Roman"/>
          <w:sz w:val="24"/>
          <w:szCs w:val="24"/>
        </w:rPr>
      </w:pPr>
    </w:p>
    <w:p w14:paraId="6CDA6047" w14:textId="3B23ABF4" w:rsidR="0016760E" w:rsidRPr="001C2642" w:rsidRDefault="005C7C4F" w:rsidP="0016760E">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Test case 00: Khởi động chương trình</w:t>
      </w:r>
    </w:p>
    <w:p w14:paraId="30467789" w14:textId="035DB59D" w:rsidR="002764D5" w:rsidRDefault="002764D5" w:rsidP="002764D5">
      <w:pPr>
        <w:pStyle w:val="ListParagraph"/>
        <w:numPr>
          <w:ilvl w:val="0"/>
          <w:numId w:val="85"/>
        </w:numPr>
        <w:tabs>
          <w:tab w:val="left" w:pos="810"/>
          <w:tab w:val="left" w:pos="900"/>
          <w:tab w:val="left" w:pos="990"/>
          <w:tab w:val="left" w:pos="1170"/>
        </w:tabs>
        <w:ind w:hanging="1080"/>
        <w:rPr>
          <w:rFonts w:ascii="Times New Roman" w:hAnsi="Times New Roman" w:cs="Times New Roman"/>
          <w:sz w:val="24"/>
          <w:szCs w:val="24"/>
        </w:rPr>
      </w:pPr>
      <w:r>
        <w:rPr>
          <w:rFonts w:ascii="Times New Roman" w:hAnsi="Times New Roman" w:cs="Times New Roman"/>
          <w:sz w:val="24"/>
          <w:szCs w:val="24"/>
        </w:rPr>
        <w:t>In ra màn hình console bảng thiết kế danh sách các chức năng của chương trình</w:t>
      </w:r>
    </w:p>
    <w:p w14:paraId="4D54CDF0" w14:textId="5F66A766" w:rsidR="0016760E" w:rsidRDefault="00E23938" w:rsidP="0016760E">
      <w:pPr>
        <w:pStyle w:val="ListParagraph"/>
        <w:numPr>
          <w:ilvl w:val="0"/>
          <w:numId w:val="85"/>
        </w:numPr>
        <w:tabs>
          <w:tab w:val="left" w:pos="810"/>
          <w:tab w:val="left" w:pos="900"/>
          <w:tab w:val="left" w:pos="990"/>
          <w:tab w:val="left" w:pos="1170"/>
        </w:tabs>
        <w:ind w:hanging="1080"/>
        <w:rPr>
          <w:rFonts w:ascii="Times New Roman" w:hAnsi="Times New Roman" w:cs="Times New Roman"/>
          <w:sz w:val="24"/>
          <w:szCs w:val="24"/>
        </w:rPr>
      </w:pPr>
      <w:r>
        <w:rPr>
          <w:rFonts w:ascii="Times New Roman" w:hAnsi="Times New Roman" w:cs="Times New Roman"/>
          <w:sz w:val="24"/>
          <w:szCs w:val="24"/>
        </w:rPr>
        <w:t>In ra các số để người dùng chọn phương thức sử dụng chương trình</w:t>
      </w:r>
    </w:p>
    <w:p w14:paraId="5C9B83EF" w14:textId="77777777" w:rsidR="0091798A" w:rsidRPr="0016760E" w:rsidRDefault="0091798A" w:rsidP="0091798A">
      <w:pPr>
        <w:pStyle w:val="ListParagraph"/>
        <w:tabs>
          <w:tab w:val="left" w:pos="810"/>
          <w:tab w:val="left" w:pos="900"/>
          <w:tab w:val="left" w:pos="990"/>
          <w:tab w:val="left" w:pos="1170"/>
        </w:tabs>
        <w:ind w:left="900"/>
        <w:rPr>
          <w:rFonts w:ascii="Times New Roman" w:hAnsi="Times New Roman" w:cs="Times New Roman"/>
          <w:sz w:val="24"/>
          <w:szCs w:val="24"/>
        </w:rPr>
      </w:pPr>
    </w:p>
    <w:p w14:paraId="7756EEA2" w14:textId="4413F57D" w:rsidR="0091798A" w:rsidRDefault="007C45BD" w:rsidP="0091798A">
      <w:pPr>
        <w:tabs>
          <w:tab w:val="left" w:pos="810"/>
          <w:tab w:val="left" w:pos="900"/>
          <w:tab w:val="left" w:pos="990"/>
          <w:tab w:val="left" w:pos="1170"/>
        </w:tabs>
        <w:ind w:left="720"/>
        <w:rPr>
          <w:rFonts w:ascii="Times New Roman" w:hAnsi="Times New Roman" w:cs="Times New Roman"/>
          <w:sz w:val="24"/>
          <w:szCs w:val="24"/>
        </w:rPr>
      </w:pPr>
      <w:r w:rsidRPr="007C45BD">
        <w:rPr>
          <w:rFonts w:ascii="Times New Roman" w:hAnsi="Times New Roman" w:cs="Times New Roman"/>
          <w:noProof/>
          <w:sz w:val="24"/>
          <w:szCs w:val="24"/>
        </w:rPr>
        <w:drawing>
          <wp:inline distT="0" distB="0" distL="0" distR="0" wp14:anchorId="08D68DB1" wp14:editId="542ED0CF">
            <wp:extent cx="5258534" cy="1552792"/>
            <wp:effectExtent l="0" t="0" r="0" b="9525"/>
            <wp:docPr id="104002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888" name="Picture 1" descr="A black screen with white text&#10;&#10;Description automatically generated"/>
                    <pic:cNvPicPr/>
                  </pic:nvPicPr>
                  <pic:blipFill>
                    <a:blip r:embed="rId44"/>
                    <a:stretch>
                      <a:fillRect/>
                    </a:stretch>
                  </pic:blipFill>
                  <pic:spPr>
                    <a:xfrm>
                      <a:off x="0" y="0"/>
                      <a:ext cx="5258534" cy="1552792"/>
                    </a:xfrm>
                    <a:prstGeom prst="rect">
                      <a:avLst/>
                    </a:prstGeom>
                  </pic:spPr>
                </pic:pic>
              </a:graphicData>
            </a:graphic>
          </wp:inline>
        </w:drawing>
      </w:r>
    </w:p>
    <w:p w14:paraId="22A9AADC" w14:textId="30131E2C" w:rsidR="0091798A" w:rsidRDefault="0091798A" w:rsidP="0091798A">
      <w:pPr>
        <w:tabs>
          <w:tab w:val="left" w:pos="810"/>
          <w:tab w:val="left" w:pos="900"/>
          <w:tab w:val="left" w:pos="990"/>
          <w:tab w:val="left" w:pos="1170"/>
        </w:tabs>
        <w:ind w:left="720" w:firstLine="2340"/>
        <w:rPr>
          <w:rFonts w:ascii="Times New Roman" w:hAnsi="Times New Roman" w:cs="Times New Roman"/>
          <w:i/>
          <w:iCs/>
          <w:sz w:val="24"/>
          <w:szCs w:val="24"/>
        </w:rPr>
      </w:pPr>
      <w:r w:rsidRPr="0091798A">
        <w:rPr>
          <w:rFonts w:ascii="Times New Roman" w:hAnsi="Times New Roman" w:cs="Times New Roman"/>
          <w:i/>
          <w:iCs/>
          <w:sz w:val="24"/>
          <w:szCs w:val="24"/>
        </w:rPr>
        <w:t xml:space="preserve">Bảng lựa chọn phương thức nhập </w:t>
      </w:r>
    </w:p>
    <w:p w14:paraId="2C1A8D83" w14:textId="40855DFD" w:rsidR="0016760E" w:rsidRPr="001C2642" w:rsidRDefault="0016760E" w:rsidP="0016760E">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Test case 01: Nhập </w:t>
      </w:r>
      <w:r w:rsidR="009E4EEE" w:rsidRPr="001C2642">
        <w:rPr>
          <w:rFonts w:ascii="Times New Roman" w:hAnsi="Times New Roman" w:cs="Times New Roman"/>
          <w:b/>
          <w:bCs/>
          <w:sz w:val="24"/>
          <w:szCs w:val="24"/>
        </w:rPr>
        <w:t>các số từ file</w:t>
      </w:r>
    </w:p>
    <w:p w14:paraId="11B3B2B5" w14:textId="66902EBD" w:rsidR="0016760E" w:rsidRDefault="009E4EEE" w:rsidP="0016760E">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Đường dẫn đến file </w:t>
      </w:r>
      <w:r w:rsidR="009D675F">
        <w:rPr>
          <w:rFonts w:ascii="Times New Roman" w:hAnsi="Times New Roman" w:cs="Times New Roman"/>
          <w:sz w:val="24"/>
          <w:szCs w:val="24"/>
        </w:rPr>
        <w:t>có hai số nguyên lớn</w:t>
      </w:r>
    </w:p>
    <w:p w14:paraId="35DB949C" w14:textId="0F192EEA" w:rsidR="0016760E" w:rsidRDefault="009D675F" w:rsidP="0016760E">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Out</w:t>
      </w:r>
      <w:r w:rsidR="001D2E75">
        <w:rPr>
          <w:rFonts w:ascii="Times New Roman" w:hAnsi="Times New Roman" w:cs="Times New Roman"/>
          <w:sz w:val="24"/>
          <w:szCs w:val="24"/>
        </w:rPr>
        <w:t xml:space="preserve">put: </w:t>
      </w:r>
      <w:r w:rsidR="00244482">
        <w:rPr>
          <w:rFonts w:ascii="Times New Roman" w:hAnsi="Times New Roman" w:cs="Times New Roman"/>
          <w:sz w:val="24"/>
          <w:szCs w:val="24"/>
        </w:rPr>
        <w:t>Bảng chọn chức năng</w:t>
      </w:r>
      <w:r w:rsidR="009E2237">
        <w:rPr>
          <w:rFonts w:ascii="Times New Roman" w:hAnsi="Times New Roman" w:cs="Times New Roman"/>
          <w:sz w:val="24"/>
          <w:szCs w:val="24"/>
        </w:rPr>
        <w:t xml:space="preserve"> </w:t>
      </w:r>
    </w:p>
    <w:p w14:paraId="62563F94" w14:textId="77777777" w:rsidR="00244482" w:rsidRDefault="00244482" w:rsidP="00244482">
      <w:pPr>
        <w:pStyle w:val="ListParagraph"/>
        <w:tabs>
          <w:tab w:val="left" w:pos="810"/>
          <w:tab w:val="left" w:pos="900"/>
          <w:tab w:val="left" w:pos="990"/>
          <w:tab w:val="left" w:pos="1170"/>
        </w:tabs>
        <w:ind w:left="1440"/>
        <w:rPr>
          <w:rFonts w:ascii="Times New Roman" w:hAnsi="Times New Roman" w:cs="Times New Roman"/>
          <w:sz w:val="24"/>
          <w:szCs w:val="24"/>
        </w:rPr>
      </w:pPr>
    </w:p>
    <w:p w14:paraId="512D2D90" w14:textId="7BAB52D1" w:rsidR="00244482" w:rsidRPr="00244482" w:rsidRDefault="007C5352" w:rsidP="00244482">
      <w:pPr>
        <w:pStyle w:val="ListParagraph"/>
        <w:tabs>
          <w:tab w:val="left" w:pos="810"/>
          <w:tab w:val="left" w:pos="900"/>
          <w:tab w:val="left" w:pos="990"/>
          <w:tab w:val="left" w:pos="1170"/>
        </w:tabs>
        <w:ind w:left="1440" w:hanging="540"/>
        <w:rPr>
          <w:rFonts w:ascii="Times New Roman" w:hAnsi="Times New Roman" w:cs="Times New Roman"/>
          <w:sz w:val="24"/>
          <w:szCs w:val="24"/>
        </w:rPr>
      </w:pPr>
      <w:r w:rsidRPr="007C5352">
        <w:rPr>
          <w:rFonts w:ascii="Times New Roman" w:hAnsi="Times New Roman" w:cs="Times New Roman"/>
          <w:noProof/>
          <w:sz w:val="24"/>
          <w:szCs w:val="24"/>
        </w:rPr>
        <w:lastRenderedPageBreak/>
        <w:drawing>
          <wp:inline distT="0" distB="0" distL="0" distR="0" wp14:anchorId="769515C2" wp14:editId="0C6ED38D">
            <wp:extent cx="5141477" cy="2363470"/>
            <wp:effectExtent l="0" t="0" r="2540" b="0"/>
            <wp:docPr id="6395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6873" name="Picture 1" descr="A screenshot of a computer&#10;&#10;Description automatically generated"/>
                    <pic:cNvPicPr/>
                  </pic:nvPicPr>
                  <pic:blipFill>
                    <a:blip r:embed="rId45"/>
                    <a:stretch>
                      <a:fillRect/>
                    </a:stretch>
                  </pic:blipFill>
                  <pic:spPr>
                    <a:xfrm>
                      <a:off x="0" y="0"/>
                      <a:ext cx="5143203" cy="2364263"/>
                    </a:xfrm>
                    <a:prstGeom prst="rect">
                      <a:avLst/>
                    </a:prstGeom>
                  </pic:spPr>
                </pic:pic>
              </a:graphicData>
            </a:graphic>
          </wp:inline>
        </w:drawing>
      </w:r>
    </w:p>
    <w:p w14:paraId="12533CD4" w14:textId="446768DF" w:rsidR="005D3AB1" w:rsidRDefault="00244482" w:rsidP="005D3AB1">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r w:rsidRPr="00244482">
        <w:rPr>
          <w:rFonts w:ascii="Times New Roman" w:hAnsi="Times New Roman" w:cs="Times New Roman"/>
          <w:i/>
          <w:iCs/>
          <w:sz w:val="24"/>
          <w:szCs w:val="24"/>
        </w:rPr>
        <w:t>Bảng lựa chọn chức năng</w:t>
      </w:r>
    </w:p>
    <w:p w14:paraId="591D4C60" w14:textId="77777777" w:rsidR="00093658" w:rsidRDefault="00093658" w:rsidP="005D3AB1">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p>
    <w:p w14:paraId="07B4F0B3" w14:textId="46E11461" w:rsidR="00093658" w:rsidRPr="001C2642" w:rsidRDefault="00093658" w:rsidP="00093658">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Test case 0</w:t>
      </w:r>
      <w:r w:rsidR="006F32C9" w:rsidRPr="001C2642">
        <w:rPr>
          <w:rFonts w:ascii="Times New Roman" w:hAnsi="Times New Roman" w:cs="Times New Roman"/>
          <w:b/>
          <w:bCs/>
          <w:sz w:val="24"/>
          <w:szCs w:val="24"/>
        </w:rPr>
        <w:t>2</w:t>
      </w:r>
      <w:r w:rsidRPr="001C2642">
        <w:rPr>
          <w:rFonts w:ascii="Times New Roman" w:hAnsi="Times New Roman" w:cs="Times New Roman"/>
          <w:b/>
          <w:bCs/>
          <w:sz w:val="24"/>
          <w:szCs w:val="24"/>
        </w:rPr>
        <w:t>: Nhập các số từ file</w:t>
      </w:r>
      <w:r w:rsidR="006F32C9" w:rsidRPr="001C2642">
        <w:rPr>
          <w:rFonts w:ascii="Times New Roman" w:hAnsi="Times New Roman" w:cs="Times New Roman"/>
          <w:b/>
          <w:bCs/>
          <w:sz w:val="24"/>
          <w:szCs w:val="24"/>
        </w:rPr>
        <w:t xml:space="preserve"> bị lỗi hoặc không tồn tại</w:t>
      </w:r>
    </w:p>
    <w:p w14:paraId="4382C4BD" w14:textId="1869A163" w:rsidR="00093658" w:rsidRDefault="00093658" w:rsidP="00093658">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Đường dẫn sai hoặc không tồn tại </w:t>
      </w:r>
    </w:p>
    <w:p w14:paraId="7207AFE5" w14:textId="34E115A0" w:rsidR="00552549" w:rsidRDefault="00093658" w:rsidP="00552549">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Output: Thông báo lỗi và kết thúc chương trình</w:t>
      </w:r>
    </w:p>
    <w:p w14:paraId="4C909B40" w14:textId="3B34E553" w:rsidR="00EF51EF" w:rsidRPr="00EF51EF" w:rsidRDefault="00552549" w:rsidP="00EF51EF">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Mô tả kiểm thử:</w:t>
      </w:r>
      <w:r w:rsidR="001E235A">
        <w:rPr>
          <w:rFonts w:ascii="Times New Roman" w:hAnsi="Times New Roman" w:cs="Times New Roman"/>
          <w:sz w:val="24"/>
          <w:szCs w:val="24"/>
        </w:rPr>
        <w:t xml:space="preserve"> </w:t>
      </w:r>
    </w:p>
    <w:p w14:paraId="464627F1" w14:textId="5089FB6C" w:rsidR="00552549" w:rsidRDefault="00E33DB7" w:rsidP="001240B9">
      <w:pPr>
        <w:pStyle w:val="ListParagraph"/>
        <w:numPr>
          <w:ilvl w:val="0"/>
          <w:numId w:val="90"/>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Ở phần input nhập một </w:t>
      </w:r>
      <w:r w:rsidR="0047044F">
        <w:rPr>
          <w:rFonts w:ascii="Times New Roman" w:hAnsi="Times New Roman" w:cs="Times New Roman"/>
          <w:sz w:val="24"/>
          <w:szCs w:val="24"/>
        </w:rPr>
        <w:t>link không dẫn đến file chứa số nguyên</w:t>
      </w:r>
    </w:p>
    <w:p w14:paraId="235205AE" w14:textId="777EABEB" w:rsidR="0047044F" w:rsidRPr="00552549" w:rsidRDefault="0047044F" w:rsidP="001240B9">
      <w:pPr>
        <w:pStyle w:val="ListParagraph"/>
        <w:numPr>
          <w:ilvl w:val="0"/>
          <w:numId w:val="90"/>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Kết quả trả về thông báo “KHONG MO DUOC FILE” và kết thúc</w:t>
      </w:r>
    </w:p>
    <w:p w14:paraId="1094F492" w14:textId="7AD90244" w:rsidR="00144D8E" w:rsidRDefault="00144D8E" w:rsidP="00144D8E">
      <w:pPr>
        <w:pStyle w:val="ListParagraph"/>
        <w:tabs>
          <w:tab w:val="left" w:pos="810"/>
          <w:tab w:val="left" w:pos="900"/>
          <w:tab w:val="left" w:pos="990"/>
          <w:tab w:val="left" w:pos="1170"/>
        </w:tabs>
        <w:ind w:left="1440" w:hanging="540"/>
        <w:rPr>
          <w:rFonts w:ascii="Times New Roman" w:hAnsi="Times New Roman" w:cs="Times New Roman"/>
          <w:sz w:val="24"/>
          <w:szCs w:val="24"/>
        </w:rPr>
      </w:pPr>
      <w:r w:rsidRPr="00144D8E">
        <w:rPr>
          <w:rFonts w:ascii="Times New Roman" w:hAnsi="Times New Roman" w:cs="Times New Roman"/>
          <w:noProof/>
          <w:sz w:val="24"/>
          <w:szCs w:val="24"/>
        </w:rPr>
        <w:drawing>
          <wp:inline distT="0" distB="0" distL="0" distR="0" wp14:anchorId="7238E9C7" wp14:editId="249F72B9">
            <wp:extent cx="5029200" cy="2466975"/>
            <wp:effectExtent l="0" t="0" r="0" b="9525"/>
            <wp:docPr id="1976093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3128" name="Picture 1" descr="A screenshot of a computer program&#10;&#10;Description automatically generated"/>
                    <pic:cNvPicPr/>
                  </pic:nvPicPr>
                  <pic:blipFill>
                    <a:blip r:embed="rId46"/>
                    <a:stretch>
                      <a:fillRect/>
                    </a:stretch>
                  </pic:blipFill>
                  <pic:spPr>
                    <a:xfrm>
                      <a:off x="0" y="0"/>
                      <a:ext cx="5032113" cy="2468404"/>
                    </a:xfrm>
                    <a:prstGeom prst="rect">
                      <a:avLst/>
                    </a:prstGeom>
                  </pic:spPr>
                </pic:pic>
              </a:graphicData>
            </a:graphic>
          </wp:inline>
        </w:drawing>
      </w:r>
    </w:p>
    <w:p w14:paraId="5AB7FC9F" w14:textId="36FE8BC8" w:rsidR="00144D8E" w:rsidRDefault="00144D8E" w:rsidP="00144D8E">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r>
        <w:rPr>
          <w:rFonts w:ascii="Times New Roman" w:hAnsi="Times New Roman" w:cs="Times New Roman"/>
          <w:i/>
          <w:iCs/>
          <w:sz w:val="24"/>
          <w:szCs w:val="24"/>
        </w:rPr>
        <w:t>Minh họa lỗi nhập file</w:t>
      </w:r>
    </w:p>
    <w:p w14:paraId="7E27F8DD" w14:textId="77777777" w:rsidR="006F32C9" w:rsidRDefault="006F32C9" w:rsidP="00144D8E">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p>
    <w:p w14:paraId="2100DC19" w14:textId="1160130D" w:rsidR="006F32C9" w:rsidRPr="001C2642" w:rsidRDefault="006F32C9" w:rsidP="006F32C9">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Test case 03: Nhập </w:t>
      </w:r>
      <w:r w:rsidR="00771E37" w:rsidRPr="001C2642">
        <w:rPr>
          <w:rFonts w:ascii="Times New Roman" w:hAnsi="Times New Roman" w:cs="Times New Roman"/>
          <w:b/>
          <w:bCs/>
          <w:sz w:val="24"/>
          <w:szCs w:val="24"/>
        </w:rPr>
        <w:t xml:space="preserve">các số từ bàn phím </w:t>
      </w:r>
    </w:p>
    <w:p w14:paraId="390868C0" w14:textId="705D2648" w:rsidR="006F32C9" w:rsidRDefault="006F32C9" w:rsidP="006F32C9">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w:t>
      </w:r>
      <w:r w:rsidR="00771E37">
        <w:rPr>
          <w:rFonts w:ascii="Times New Roman" w:hAnsi="Times New Roman" w:cs="Times New Roman"/>
          <w:sz w:val="24"/>
          <w:szCs w:val="24"/>
        </w:rPr>
        <w:t xml:space="preserve">Nhập 2 số nguyên lớn từ bàn phím </w:t>
      </w:r>
      <w:r>
        <w:rPr>
          <w:rFonts w:ascii="Times New Roman" w:hAnsi="Times New Roman" w:cs="Times New Roman"/>
          <w:sz w:val="24"/>
          <w:szCs w:val="24"/>
        </w:rPr>
        <w:t xml:space="preserve"> </w:t>
      </w:r>
    </w:p>
    <w:p w14:paraId="12A75409" w14:textId="129D2F86" w:rsidR="006F32C9" w:rsidRDefault="006F32C9" w:rsidP="006F32C9">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Output: </w:t>
      </w:r>
      <w:r w:rsidR="00771E37">
        <w:rPr>
          <w:rFonts w:ascii="Times New Roman" w:hAnsi="Times New Roman" w:cs="Times New Roman"/>
          <w:sz w:val="24"/>
          <w:szCs w:val="24"/>
        </w:rPr>
        <w:t xml:space="preserve">Bảng lựa </w:t>
      </w:r>
      <w:r w:rsidR="00721E08">
        <w:rPr>
          <w:rFonts w:ascii="Times New Roman" w:hAnsi="Times New Roman" w:cs="Times New Roman"/>
          <w:sz w:val="24"/>
          <w:szCs w:val="24"/>
        </w:rPr>
        <w:t>chọn chức năng</w:t>
      </w:r>
    </w:p>
    <w:p w14:paraId="1026E3EB" w14:textId="54416421" w:rsidR="00721E08" w:rsidRDefault="00450CF1" w:rsidP="00450CF1">
      <w:pPr>
        <w:pStyle w:val="ListParagraph"/>
        <w:tabs>
          <w:tab w:val="left" w:pos="810"/>
          <w:tab w:val="left" w:pos="900"/>
          <w:tab w:val="left" w:pos="990"/>
          <w:tab w:val="left" w:pos="1170"/>
        </w:tabs>
        <w:ind w:left="1440" w:hanging="540"/>
        <w:rPr>
          <w:rFonts w:ascii="Times New Roman" w:hAnsi="Times New Roman" w:cs="Times New Roman"/>
          <w:sz w:val="24"/>
          <w:szCs w:val="24"/>
        </w:rPr>
      </w:pPr>
      <w:r w:rsidRPr="00450CF1">
        <w:rPr>
          <w:rFonts w:ascii="Times New Roman" w:hAnsi="Times New Roman" w:cs="Times New Roman"/>
          <w:noProof/>
          <w:sz w:val="24"/>
          <w:szCs w:val="24"/>
        </w:rPr>
        <w:lastRenderedPageBreak/>
        <w:drawing>
          <wp:inline distT="0" distB="0" distL="0" distR="0" wp14:anchorId="6BAB2C67" wp14:editId="20D367F3">
            <wp:extent cx="5315692" cy="3315163"/>
            <wp:effectExtent l="0" t="0" r="0" b="0"/>
            <wp:docPr id="104343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8517" name=""/>
                    <pic:cNvPicPr/>
                  </pic:nvPicPr>
                  <pic:blipFill>
                    <a:blip r:embed="rId47"/>
                    <a:stretch>
                      <a:fillRect/>
                    </a:stretch>
                  </pic:blipFill>
                  <pic:spPr>
                    <a:xfrm>
                      <a:off x="0" y="0"/>
                      <a:ext cx="5315692" cy="3315163"/>
                    </a:xfrm>
                    <a:prstGeom prst="rect">
                      <a:avLst/>
                    </a:prstGeom>
                  </pic:spPr>
                </pic:pic>
              </a:graphicData>
            </a:graphic>
          </wp:inline>
        </w:drawing>
      </w:r>
    </w:p>
    <w:p w14:paraId="7894D8C3" w14:textId="57323D48" w:rsidR="00DD665A" w:rsidRDefault="00DD665A" w:rsidP="00DD665A">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r>
        <w:rPr>
          <w:rFonts w:ascii="Times New Roman" w:hAnsi="Times New Roman" w:cs="Times New Roman"/>
          <w:i/>
          <w:iCs/>
          <w:sz w:val="24"/>
          <w:szCs w:val="24"/>
        </w:rPr>
        <w:t>Bảng chức nănng</w:t>
      </w:r>
    </w:p>
    <w:p w14:paraId="02C3C354" w14:textId="77777777" w:rsidR="00DD665A" w:rsidRDefault="00DD665A" w:rsidP="00DD665A">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p>
    <w:p w14:paraId="1377BC74" w14:textId="77777777" w:rsidR="00DD665A" w:rsidRDefault="00DD665A" w:rsidP="00DD665A">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p>
    <w:p w14:paraId="5DDC6921" w14:textId="77777777" w:rsidR="00DD665A" w:rsidRDefault="00DD665A" w:rsidP="00DD665A">
      <w:pPr>
        <w:pStyle w:val="ListParagraph"/>
        <w:tabs>
          <w:tab w:val="left" w:pos="810"/>
          <w:tab w:val="left" w:pos="900"/>
          <w:tab w:val="left" w:pos="990"/>
          <w:tab w:val="left" w:pos="1170"/>
        </w:tabs>
        <w:ind w:left="1440" w:firstLine="2070"/>
        <w:rPr>
          <w:rFonts w:ascii="Times New Roman" w:hAnsi="Times New Roman" w:cs="Times New Roman"/>
          <w:i/>
          <w:iCs/>
          <w:sz w:val="24"/>
          <w:szCs w:val="24"/>
        </w:rPr>
      </w:pPr>
    </w:p>
    <w:p w14:paraId="2D05F966" w14:textId="7059468D" w:rsidR="00DD665A" w:rsidRPr="001C2642" w:rsidRDefault="00DD665A" w:rsidP="00DD665A">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Test case 04: Nhập một lựa chọn </w:t>
      </w:r>
      <w:r w:rsidR="00AC638F" w:rsidRPr="001C2642">
        <w:rPr>
          <w:rFonts w:ascii="Times New Roman" w:hAnsi="Times New Roman" w:cs="Times New Roman"/>
          <w:b/>
          <w:bCs/>
          <w:sz w:val="24"/>
          <w:szCs w:val="24"/>
        </w:rPr>
        <w:t xml:space="preserve">khác 1 và 2 </w:t>
      </w:r>
      <w:r w:rsidRPr="001C2642">
        <w:rPr>
          <w:rFonts w:ascii="Times New Roman" w:hAnsi="Times New Roman" w:cs="Times New Roman"/>
          <w:b/>
          <w:bCs/>
          <w:sz w:val="24"/>
          <w:szCs w:val="24"/>
        </w:rPr>
        <w:t xml:space="preserve"> </w:t>
      </w:r>
    </w:p>
    <w:p w14:paraId="593D9B0A" w14:textId="2EEC736B" w:rsidR="00DD665A" w:rsidRDefault="00DD665A" w:rsidP="00DD665A">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w:t>
      </w:r>
      <w:r w:rsidR="00BC0994">
        <w:rPr>
          <w:rFonts w:ascii="Times New Roman" w:hAnsi="Times New Roman" w:cs="Times New Roman"/>
          <w:sz w:val="24"/>
          <w:szCs w:val="24"/>
        </w:rPr>
        <w:t>Nhập lựa chọn khác 1 và 2 ở bảng lựa chọn đầu vào</w:t>
      </w:r>
      <w:r>
        <w:rPr>
          <w:rFonts w:ascii="Times New Roman" w:hAnsi="Times New Roman" w:cs="Times New Roman"/>
          <w:sz w:val="24"/>
          <w:szCs w:val="24"/>
        </w:rPr>
        <w:t xml:space="preserve">  </w:t>
      </w:r>
    </w:p>
    <w:p w14:paraId="2B71B86F" w14:textId="5B77480E" w:rsidR="00DD665A" w:rsidRDefault="00DD665A" w:rsidP="00DD665A">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Output: </w:t>
      </w:r>
      <w:r w:rsidR="009B05AA">
        <w:rPr>
          <w:rFonts w:ascii="Times New Roman" w:hAnsi="Times New Roman" w:cs="Times New Roman"/>
          <w:sz w:val="24"/>
          <w:szCs w:val="24"/>
        </w:rPr>
        <w:t>Thông báo lỗi và dừng lại</w:t>
      </w:r>
    </w:p>
    <w:p w14:paraId="402EA9B6" w14:textId="677A6400" w:rsidR="009B05AA" w:rsidRDefault="009B05AA" w:rsidP="009B05AA">
      <w:pPr>
        <w:pStyle w:val="ListParagraph"/>
        <w:tabs>
          <w:tab w:val="left" w:pos="810"/>
          <w:tab w:val="left" w:pos="900"/>
          <w:tab w:val="left" w:pos="990"/>
          <w:tab w:val="left" w:pos="1170"/>
        </w:tabs>
        <w:ind w:left="1440" w:hanging="540"/>
        <w:rPr>
          <w:rFonts w:ascii="Times New Roman" w:hAnsi="Times New Roman" w:cs="Times New Roman"/>
          <w:sz w:val="24"/>
          <w:szCs w:val="24"/>
        </w:rPr>
      </w:pPr>
      <w:r w:rsidRPr="009B05AA">
        <w:rPr>
          <w:rFonts w:ascii="Times New Roman" w:hAnsi="Times New Roman" w:cs="Times New Roman"/>
          <w:noProof/>
          <w:sz w:val="24"/>
          <w:szCs w:val="24"/>
        </w:rPr>
        <w:drawing>
          <wp:inline distT="0" distB="0" distL="0" distR="0" wp14:anchorId="5D5B3482" wp14:editId="302715F4">
            <wp:extent cx="5106113" cy="2572109"/>
            <wp:effectExtent l="0" t="0" r="0" b="0"/>
            <wp:docPr id="173771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6104" name="Picture 1" descr="A screenshot of a computer&#10;&#10;Description automatically generated"/>
                    <pic:cNvPicPr/>
                  </pic:nvPicPr>
                  <pic:blipFill>
                    <a:blip r:embed="rId48"/>
                    <a:stretch>
                      <a:fillRect/>
                    </a:stretch>
                  </pic:blipFill>
                  <pic:spPr>
                    <a:xfrm>
                      <a:off x="0" y="0"/>
                      <a:ext cx="5106113" cy="2572109"/>
                    </a:xfrm>
                    <a:prstGeom prst="rect">
                      <a:avLst/>
                    </a:prstGeom>
                  </pic:spPr>
                </pic:pic>
              </a:graphicData>
            </a:graphic>
          </wp:inline>
        </w:drawing>
      </w:r>
    </w:p>
    <w:p w14:paraId="2BF0815F" w14:textId="4C33110A" w:rsidR="009B05AA" w:rsidRDefault="009B05AA" w:rsidP="009B05AA">
      <w:pPr>
        <w:pStyle w:val="ListParagraph"/>
        <w:tabs>
          <w:tab w:val="left" w:pos="810"/>
          <w:tab w:val="left" w:pos="900"/>
          <w:tab w:val="left" w:pos="990"/>
          <w:tab w:val="left" w:pos="1170"/>
        </w:tabs>
        <w:ind w:left="1440" w:firstLine="1800"/>
        <w:rPr>
          <w:rFonts w:ascii="Times New Roman" w:hAnsi="Times New Roman" w:cs="Times New Roman"/>
          <w:i/>
          <w:iCs/>
          <w:sz w:val="24"/>
          <w:szCs w:val="24"/>
        </w:rPr>
      </w:pPr>
      <w:r>
        <w:rPr>
          <w:rFonts w:ascii="Times New Roman" w:hAnsi="Times New Roman" w:cs="Times New Roman"/>
          <w:i/>
          <w:iCs/>
          <w:sz w:val="24"/>
          <w:szCs w:val="24"/>
        </w:rPr>
        <w:t>Mô tả lựa chọn không hợp lệ</w:t>
      </w:r>
    </w:p>
    <w:p w14:paraId="7390513B" w14:textId="77777777" w:rsidR="008274DA" w:rsidRDefault="008274DA" w:rsidP="009B05AA">
      <w:pPr>
        <w:pStyle w:val="ListParagraph"/>
        <w:tabs>
          <w:tab w:val="left" w:pos="810"/>
          <w:tab w:val="left" w:pos="900"/>
          <w:tab w:val="left" w:pos="990"/>
          <w:tab w:val="left" w:pos="1170"/>
        </w:tabs>
        <w:ind w:left="1440" w:firstLine="1800"/>
        <w:rPr>
          <w:rFonts w:ascii="Times New Roman" w:hAnsi="Times New Roman" w:cs="Times New Roman"/>
          <w:i/>
          <w:iCs/>
          <w:sz w:val="24"/>
          <w:szCs w:val="24"/>
        </w:rPr>
      </w:pPr>
    </w:p>
    <w:p w14:paraId="7EB3DA84" w14:textId="77777777" w:rsidR="001C2642" w:rsidRDefault="001C2642" w:rsidP="009B05AA">
      <w:pPr>
        <w:pStyle w:val="ListParagraph"/>
        <w:tabs>
          <w:tab w:val="left" w:pos="810"/>
          <w:tab w:val="left" w:pos="900"/>
          <w:tab w:val="left" w:pos="990"/>
          <w:tab w:val="left" w:pos="1170"/>
        </w:tabs>
        <w:ind w:left="1440" w:firstLine="1800"/>
        <w:rPr>
          <w:rFonts w:ascii="Times New Roman" w:hAnsi="Times New Roman" w:cs="Times New Roman"/>
          <w:i/>
          <w:iCs/>
          <w:sz w:val="24"/>
          <w:szCs w:val="24"/>
        </w:rPr>
      </w:pPr>
    </w:p>
    <w:p w14:paraId="7E285715" w14:textId="77777777" w:rsidR="001C2642" w:rsidRDefault="001C2642" w:rsidP="009B05AA">
      <w:pPr>
        <w:pStyle w:val="ListParagraph"/>
        <w:tabs>
          <w:tab w:val="left" w:pos="810"/>
          <w:tab w:val="left" w:pos="900"/>
          <w:tab w:val="left" w:pos="990"/>
          <w:tab w:val="left" w:pos="1170"/>
        </w:tabs>
        <w:ind w:left="1440" w:firstLine="1800"/>
        <w:rPr>
          <w:rFonts w:ascii="Times New Roman" w:hAnsi="Times New Roman" w:cs="Times New Roman"/>
          <w:i/>
          <w:iCs/>
          <w:sz w:val="24"/>
          <w:szCs w:val="24"/>
        </w:rPr>
      </w:pPr>
    </w:p>
    <w:p w14:paraId="56A224BA" w14:textId="42C860A4" w:rsidR="008274DA" w:rsidRPr="001C2642" w:rsidRDefault="008274DA" w:rsidP="00F869C1">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lastRenderedPageBreak/>
        <w:t xml:space="preserve">Test case 05: Cộng </w:t>
      </w:r>
      <w:r w:rsidR="00F869C1" w:rsidRPr="001C2642">
        <w:rPr>
          <w:rFonts w:ascii="Times New Roman" w:hAnsi="Times New Roman" w:cs="Times New Roman"/>
          <w:b/>
          <w:bCs/>
          <w:sz w:val="24"/>
          <w:szCs w:val="24"/>
        </w:rPr>
        <w:t xml:space="preserve">hai số nguyên </w:t>
      </w:r>
      <w:r w:rsidR="001E74AD" w:rsidRPr="001C2642">
        <w:rPr>
          <w:rFonts w:ascii="Times New Roman" w:hAnsi="Times New Roman" w:cs="Times New Roman"/>
          <w:b/>
          <w:bCs/>
          <w:sz w:val="24"/>
          <w:szCs w:val="24"/>
        </w:rPr>
        <w:t>dương</w:t>
      </w:r>
      <w:r w:rsidRPr="001C2642">
        <w:rPr>
          <w:rFonts w:ascii="Times New Roman" w:hAnsi="Times New Roman" w:cs="Times New Roman"/>
          <w:b/>
          <w:bCs/>
          <w:sz w:val="24"/>
          <w:szCs w:val="24"/>
        </w:rPr>
        <w:t xml:space="preserve"> </w:t>
      </w:r>
    </w:p>
    <w:p w14:paraId="715E19EE" w14:textId="6EB37104" w:rsidR="00F869C1" w:rsidRDefault="00F869C1" w:rsidP="007C5AE1">
      <w:pPr>
        <w:pStyle w:val="ListParagraph"/>
        <w:numPr>
          <w:ilvl w:val="0"/>
          <w:numId w:val="89"/>
        </w:numPr>
        <w:tabs>
          <w:tab w:val="left" w:pos="810"/>
          <w:tab w:val="left" w:pos="900"/>
          <w:tab w:val="left" w:pos="990"/>
          <w:tab w:val="left" w:pos="1170"/>
          <w:tab w:val="left" w:pos="1530"/>
        </w:tabs>
        <w:ind w:left="900" w:hanging="180"/>
        <w:rPr>
          <w:rFonts w:ascii="Times New Roman" w:hAnsi="Times New Roman" w:cs="Times New Roman"/>
          <w:sz w:val="24"/>
          <w:szCs w:val="24"/>
        </w:rPr>
      </w:pPr>
      <w:r>
        <w:rPr>
          <w:rFonts w:ascii="Times New Roman" w:hAnsi="Times New Roman" w:cs="Times New Roman"/>
          <w:sz w:val="24"/>
          <w:szCs w:val="24"/>
        </w:rPr>
        <w:t xml:space="preserve">Sau khi nhập hai số nguyên </w:t>
      </w:r>
      <w:r w:rsidR="00F93205">
        <w:rPr>
          <w:rFonts w:ascii="Times New Roman" w:hAnsi="Times New Roman" w:cs="Times New Roman"/>
          <w:sz w:val="24"/>
          <w:szCs w:val="24"/>
        </w:rPr>
        <w:t>dương</w:t>
      </w:r>
      <w:r>
        <w:rPr>
          <w:rFonts w:ascii="Times New Roman" w:hAnsi="Times New Roman" w:cs="Times New Roman"/>
          <w:sz w:val="24"/>
          <w:szCs w:val="24"/>
        </w:rPr>
        <w:t xml:space="preserve"> từ bàn phím</w:t>
      </w:r>
      <w:r w:rsidR="001E74AD">
        <w:rPr>
          <w:rFonts w:ascii="Times New Roman" w:hAnsi="Times New Roman" w:cs="Times New Roman"/>
          <w:sz w:val="24"/>
          <w:szCs w:val="24"/>
        </w:rPr>
        <w:t>/</w:t>
      </w:r>
      <w:r w:rsidR="009139DA">
        <w:rPr>
          <w:rFonts w:ascii="Times New Roman" w:hAnsi="Times New Roman" w:cs="Times New Roman"/>
          <w:sz w:val="24"/>
          <w:szCs w:val="24"/>
        </w:rPr>
        <w:t>đọc từ file thì thực hiện lựa chọn chức năng</w:t>
      </w:r>
    </w:p>
    <w:p w14:paraId="2567D6DA" w14:textId="71964955" w:rsidR="008274DA" w:rsidRDefault="008274DA" w:rsidP="008274DA">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Input:</w:t>
      </w:r>
      <w:r w:rsidR="00E63BDC">
        <w:rPr>
          <w:rFonts w:ascii="Times New Roman" w:hAnsi="Times New Roman" w:cs="Times New Roman"/>
          <w:sz w:val="24"/>
          <w:szCs w:val="24"/>
        </w:rPr>
        <w:t xml:space="preserve"> Nhập số</w:t>
      </w:r>
      <w:r w:rsidR="00B63BBC">
        <w:rPr>
          <w:rFonts w:ascii="Times New Roman" w:hAnsi="Times New Roman" w:cs="Times New Roman"/>
          <w:sz w:val="24"/>
          <w:szCs w:val="24"/>
        </w:rPr>
        <w:t xml:space="preserve"> ứng với lựa chọn ( lựa chọn 1: thực hiện phép cộng ) </w:t>
      </w:r>
      <w:r>
        <w:rPr>
          <w:rFonts w:ascii="Times New Roman" w:hAnsi="Times New Roman" w:cs="Times New Roman"/>
          <w:sz w:val="24"/>
          <w:szCs w:val="24"/>
        </w:rPr>
        <w:t xml:space="preserve">  </w:t>
      </w:r>
    </w:p>
    <w:p w14:paraId="1BAA3686" w14:textId="1B270EF5" w:rsidR="008274DA" w:rsidRDefault="008274DA" w:rsidP="008274DA">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Output: </w:t>
      </w:r>
      <w:r w:rsidR="00B63BBC">
        <w:rPr>
          <w:rFonts w:ascii="Times New Roman" w:hAnsi="Times New Roman" w:cs="Times New Roman"/>
          <w:sz w:val="24"/>
          <w:szCs w:val="24"/>
        </w:rPr>
        <w:t xml:space="preserve">Trả về kết quả của phép tính </w:t>
      </w:r>
    </w:p>
    <w:p w14:paraId="359518C9" w14:textId="123CB707" w:rsidR="00965AC2" w:rsidRDefault="00965AC2" w:rsidP="001C2642">
      <w:pPr>
        <w:pStyle w:val="ListParagraph"/>
        <w:tabs>
          <w:tab w:val="left" w:pos="810"/>
          <w:tab w:val="left" w:pos="900"/>
          <w:tab w:val="left" w:pos="990"/>
          <w:tab w:val="left" w:pos="1170"/>
        </w:tabs>
        <w:ind w:left="1440" w:hanging="1170"/>
        <w:rPr>
          <w:rFonts w:ascii="Times New Roman" w:hAnsi="Times New Roman" w:cs="Times New Roman"/>
          <w:sz w:val="24"/>
          <w:szCs w:val="24"/>
        </w:rPr>
      </w:pPr>
      <w:r w:rsidRPr="00965AC2">
        <w:rPr>
          <w:rFonts w:ascii="Times New Roman" w:hAnsi="Times New Roman" w:cs="Times New Roman"/>
          <w:noProof/>
          <w:sz w:val="24"/>
          <w:szCs w:val="24"/>
        </w:rPr>
        <w:drawing>
          <wp:inline distT="0" distB="0" distL="0" distR="0" wp14:anchorId="3E4647C2" wp14:editId="4B499D31">
            <wp:extent cx="5942330" cy="3162030"/>
            <wp:effectExtent l="0" t="0" r="1270" b="635"/>
            <wp:docPr id="1082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68" name=""/>
                    <pic:cNvPicPr/>
                  </pic:nvPicPr>
                  <pic:blipFill>
                    <a:blip r:embed="rId49"/>
                    <a:stretch>
                      <a:fillRect/>
                    </a:stretch>
                  </pic:blipFill>
                  <pic:spPr>
                    <a:xfrm>
                      <a:off x="0" y="0"/>
                      <a:ext cx="5959744" cy="3171296"/>
                    </a:xfrm>
                    <a:prstGeom prst="rect">
                      <a:avLst/>
                    </a:prstGeom>
                  </pic:spPr>
                </pic:pic>
              </a:graphicData>
            </a:graphic>
          </wp:inline>
        </w:drawing>
      </w:r>
    </w:p>
    <w:p w14:paraId="446F617D" w14:textId="7C817F26" w:rsidR="00965AC2" w:rsidRDefault="00965AC2" w:rsidP="00415EC9">
      <w:pPr>
        <w:pStyle w:val="ListParagraph"/>
        <w:tabs>
          <w:tab w:val="left" w:pos="810"/>
          <w:tab w:val="left" w:pos="900"/>
          <w:tab w:val="left" w:pos="990"/>
          <w:tab w:val="left" w:pos="1170"/>
        </w:tabs>
        <w:ind w:left="1440" w:firstLine="1170"/>
        <w:rPr>
          <w:rFonts w:ascii="Times New Roman" w:hAnsi="Times New Roman" w:cs="Times New Roman"/>
          <w:i/>
          <w:iCs/>
          <w:sz w:val="24"/>
          <w:szCs w:val="24"/>
        </w:rPr>
      </w:pPr>
      <w:r>
        <w:rPr>
          <w:rFonts w:ascii="Times New Roman" w:hAnsi="Times New Roman" w:cs="Times New Roman"/>
          <w:i/>
          <w:iCs/>
          <w:sz w:val="24"/>
          <w:szCs w:val="24"/>
        </w:rPr>
        <w:t xml:space="preserve">Phép cộng hai số </w:t>
      </w:r>
      <w:r w:rsidR="00415EC9">
        <w:rPr>
          <w:rFonts w:ascii="Times New Roman" w:hAnsi="Times New Roman" w:cs="Times New Roman"/>
          <w:i/>
          <w:iCs/>
          <w:sz w:val="24"/>
          <w:szCs w:val="24"/>
        </w:rPr>
        <w:t xml:space="preserve">nguyên </w:t>
      </w:r>
      <w:r w:rsidR="00833402">
        <w:rPr>
          <w:rFonts w:ascii="Times New Roman" w:hAnsi="Times New Roman" w:cs="Times New Roman"/>
          <w:i/>
          <w:iCs/>
          <w:sz w:val="24"/>
          <w:szCs w:val="24"/>
        </w:rPr>
        <w:t>dương từ bàn phím</w:t>
      </w:r>
    </w:p>
    <w:p w14:paraId="33F739B0" w14:textId="622045F4" w:rsidR="009D44FD" w:rsidRDefault="008F2322" w:rsidP="001C2642">
      <w:pPr>
        <w:pStyle w:val="ListParagraph"/>
        <w:tabs>
          <w:tab w:val="left" w:pos="810"/>
          <w:tab w:val="left" w:pos="900"/>
          <w:tab w:val="left" w:pos="990"/>
          <w:tab w:val="left" w:pos="1170"/>
        </w:tabs>
        <w:ind w:left="270" w:right="-540"/>
        <w:rPr>
          <w:rFonts w:ascii="Times New Roman" w:hAnsi="Times New Roman" w:cs="Times New Roman"/>
          <w:i/>
          <w:iCs/>
          <w:sz w:val="24"/>
          <w:szCs w:val="24"/>
        </w:rPr>
      </w:pPr>
      <w:r w:rsidRPr="008F2322">
        <w:rPr>
          <w:rFonts w:ascii="Times New Roman" w:hAnsi="Times New Roman" w:cs="Times New Roman"/>
          <w:i/>
          <w:iCs/>
          <w:noProof/>
          <w:sz w:val="24"/>
          <w:szCs w:val="24"/>
        </w:rPr>
        <w:drawing>
          <wp:inline distT="0" distB="0" distL="0" distR="0" wp14:anchorId="5A6941C9" wp14:editId="38A0EDCC">
            <wp:extent cx="5942330" cy="3467595"/>
            <wp:effectExtent l="0" t="0" r="1270" b="0"/>
            <wp:docPr id="14638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2989" name=""/>
                    <pic:cNvPicPr/>
                  </pic:nvPicPr>
                  <pic:blipFill>
                    <a:blip r:embed="rId50"/>
                    <a:stretch>
                      <a:fillRect/>
                    </a:stretch>
                  </pic:blipFill>
                  <pic:spPr>
                    <a:xfrm>
                      <a:off x="0" y="0"/>
                      <a:ext cx="5966908" cy="3481937"/>
                    </a:xfrm>
                    <a:prstGeom prst="rect">
                      <a:avLst/>
                    </a:prstGeom>
                  </pic:spPr>
                </pic:pic>
              </a:graphicData>
            </a:graphic>
          </wp:inline>
        </w:drawing>
      </w:r>
    </w:p>
    <w:p w14:paraId="29D8C24A" w14:textId="716AE785" w:rsidR="008F2322" w:rsidRDefault="008F2322" w:rsidP="008F2322">
      <w:pPr>
        <w:pStyle w:val="ListParagraph"/>
        <w:tabs>
          <w:tab w:val="left" w:pos="810"/>
          <w:tab w:val="left" w:pos="900"/>
          <w:tab w:val="left" w:pos="990"/>
          <w:tab w:val="left" w:pos="1170"/>
        </w:tabs>
        <w:ind w:left="1440" w:firstLine="1170"/>
        <w:rPr>
          <w:rFonts w:ascii="Times New Roman" w:hAnsi="Times New Roman" w:cs="Times New Roman"/>
          <w:i/>
          <w:iCs/>
          <w:sz w:val="24"/>
          <w:szCs w:val="24"/>
        </w:rPr>
      </w:pPr>
      <w:r>
        <w:rPr>
          <w:rFonts w:ascii="Times New Roman" w:hAnsi="Times New Roman" w:cs="Times New Roman"/>
          <w:i/>
          <w:iCs/>
          <w:sz w:val="24"/>
          <w:szCs w:val="24"/>
        </w:rPr>
        <w:t>Phép cộng hai số nguyên dương đọc từ file</w:t>
      </w:r>
    </w:p>
    <w:p w14:paraId="43FF07BD" w14:textId="77777777" w:rsidR="008F2322" w:rsidRDefault="008F2322" w:rsidP="008F2322">
      <w:pPr>
        <w:pStyle w:val="ListParagraph"/>
        <w:tabs>
          <w:tab w:val="left" w:pos="810"/>
          <w:tab w:val="left" w:pos="900"/>
          <w:tab w:val="left" w:pos="990"/>
          <w:tab w:val="left" w:pos="1170"/>
        </w:tabs>
        <w:ind w:left="270" w:right="-540" w:firstLine="450"/>
        <w:rPr>
          <w:rFonts w:ascii="Times New Roman" w:hAnsi="Times New Roman" w:cs="Times New Roman"/>
          <w:i/>
          <w:iCs/>
          <w:sz w:val="24"/>
          <w:szCs w:val="24"/>
        </w:rPr>
      </w:pPr>
    </w:p>
    <w:p w14:paraId="2AA71F51" w14:textId="36244ACA" w:rsidR="00965AC2" w:rsidRPr="001C2642" w:rsidRDefault="00965AC2" w:rsidP="00965AC2">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 xml:space="preserve">Test case 06: Cộng hai số nguyên </w:t>
      </w:r>
      <w:r w:rsidR="008F2322" w:rsidRPr="001C2642">
        <w:rPr>
          <w:rFonts w:ascii="Times New Roman" w:hAnsi="Times New Roman" w:cs="Times New Roman"/>
          <w:b/>
          <w:bCs/>
          <w:sz w:val="24"/>
          <w:szCs w:val="24"/>
        </w:rPr>
        <w:t xml:space="preserve">âm </w:t>
      </w:r>
    </w:p>
    <w:p w14:paraId="68693FD0" w14:textId="706F7B65" w:rsidR="00965AC2" w:rsidRDefault="00965AC2" w:rsidP="00965AC2">
      <w:pPr>
        <w:pStyle w:val="ListParagraph"/>
        <w:numPr>
          <w:ilvl w:val="0"/>
          <w:numId w:val="89"/>
        </w:numPr>
        <w:tabs>
          <w:tab w:val="left" w:pos="810"/>
          <w:tab w:val="left" w:pos="900"/>
          <w:tab w:val="left" w:pos="990"/>
          <w:tab w:val="left" w:pos="1170"/>
          <w:tab w:val="left" w:pos="1530"/>
        </w:tabs>
        <w:ind w:left="900" w:hanging="180"/>
        <w:rPr>
          <w:rFonts w:ascii="Times New Roman" w:hAnsi="Times New Roman" w:cs="Times New Roman"/>
          <w:sz w:val="24"/>
          <w:szCs w:val="24"/>
        </w:rPr>
      </w:pPr>
      <w:r>
        <w:rPr>
          <w:rFonts w:ascii="Times New Roman" w:hAnsi="Times New Roman" w:cs="Times New Roman"/>
          <w:sz w:val="24"/>
          <w:szCs w:val="24"/>
        </w:rPr>
        <w:t xml:space="preserve">Sau khi nhập hai số nguyên </w:t>
      </w:r>
      <w:r w:rsidR="0070456E">
        <w:rPr>
          <w:rFonts w:ascii="Times New Roman" w:hAnsi="Times New Roman" w:cs="Times New Roman"/>
          <w:sz w:val="24"/>
          <w:szCs w:val="24"/>
        </w:rPr>
        <w:t>âm</w:t>
      </w:r>
      <w:r>
        <w:rPr>
          <w:rFonts w:ascii="Times New Roman" w:hAnsi="Times New Roman" w:cs="Times New Roman"/>
          <w:sz w:val="24"/>
          <w:szCs w:val="24"/>
        </w:rPr>
        <w:t xml:space="preserve"> từ bàn phím</w:t>
      </w:r>
      <w:r w:rsidR="0070456E">
        <w:rPr>
          <w:rFonts w:ascii="Times New Roman" w:hAnsi="Times New Roman" w:cs="Times New Roman"/>
          <w:sz w:val="24"/>
          <w:szCs w:val="24"/>
        </w:rPr>
        <w:t>/đọc từ file</w:t>
      </w:r>
      <w:r>
        <w:rPr>
          <w:rFonts w:ascii="Times New Roman" w:hAnsi="Times New Roman" w:cs="Times New Roman"/>
          <w:sz w:val="24"/>
          <w:szCs w:val="24"/>
        </w:rPr>
        <w:t xml:space="preserve"> thành công thì tiếp tới ta chọn chức năng tính toán</w:t>
      </w:r>
    </w:p>
    <w:p w14:paraId="28C20327" w14:textId="77777777" w:rsidR="00965AC2" w:rsidRDefault="00965AC2" w:rsidP="00965AC2">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Nhập số ứng với lựa chọn ( lựa chọn 1: thực hiện phép cộng )   </w:t>
      </w:r>
    </w:p>
    <w:p w14:paraId="37D368FC" w14:textId="487F57CA" w:rsidR="00965AC2" w:rsidRDefault="00965AC2" w:rsidP="00C05122">
      <w:pPr>
        <w:pStyle w:val="ListParagraph"/>
        <w:numPr>
          <w:ilvl w:val="0"/>
          <w:numId w:val="89"/>
        </w:numPr>
        <w:tabs>
          <w:tab w:val="left" w:pos="810"/>
          <w:tab w:val="left" w:pos="900"/>
          <w:tab w:val="left" w:pos="990"/>
          <w:tab w:val="left" w:pos="1170"/>
        </w:tabs>
        <w:ind w:left="270" w:firstLine="450"/>
        <w:rPr>
          <w:rFonts w:ascii="Times New Roman" w:hAnsi="Times New Roman" w:cs="Times New Roman"/>
          <w:sz w:val="24"/>
          <w:szCs w:val="24"/>
        </w:rPr>
      </w:pPr>
      <w:r>
        <w:rPr>
          <w:rFonts w:ascii="Times New Roman" w:hAnsi="Times New Roman" w:cs="Times New Roman"/>
          <w:sz w:val="24"/>
          <w:szCs w:val="24"/>
        </w:rPr>
        <w:t xml:space="preserve">Output: Trả về kết quả của phép tính </w:t>
      </w:r>
      <w:r w:rsidR="00C05122" w:rsidRPr="00C05122">
        <w:rPr>
          <w:noProof/>
        </w:rPr>
        <w:drawing>
          <wp:inline distT="0" distB="0" distL="0" distR="0" wp14:anchorId="5D81D761" wp14:editId="70DF4964">
            <wp:extent cx="5943600" cy="1885950"/>
            <wp:effectExtent l="0" t="0" r="0" b="0"/>
            <wp:docPr id="18372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37776" name=""/>
                    <pic:cNvPicPr/>
                  </pic:nvPicPr>
                  <pic:blipFill>
                    <a:blip r:embed="rId51"/>
                    <a:stretch>
                      <a:fillRect/>
                    </a:stretch>
                  </pic:blipFill>
                  <pic:spPr>
                    <a:xfrm>
                      <a:off x="0" y="0"/>
                      <a:ext cx="5943600" cy="1885950"/>
                    </a:xfrm>
                    <a:prstGeom prst="rect">
                      <a:avLst/>
                    </a:prstGeom>
                  </pic:spPr>
                </pic:pic>
              </a:graphicData>
            </a:graphic>
          </wp:inline>
        </w:drawing>
      </w:r>
    </w:p>
    <w:p w14:paraId="5B2CD756" w14:textId="1FB4E74D" w:rsidR="00C05122" w:rsidRPr="001C2642" w:rsidRDefault="00C05122" w:rsidP="001C2642">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ab/>
        <w:t>Phép cộng hai số nguyên âm nhập từ bàn phím</w:t>
      </w:r>
    </w:p>
    <w:p w14:paraId="63AE9E07" w14:textId="3DC0A4D9" w:rsidR="00C05122" w:rsidRPr="00C05122" w:rsidRDefault="00967BFF" w:rsidP="00C05122">
      <w:pPr>
        <w:pStyle w:val="ListParagraph"/>
        <w:tabs>
          <w:tab w:val="left" w:pos="810"/>
          <w:tab w:val="left" w:pos="900"/>
          <w:tab w:val="left" w:pos="990"/>
          <w:tab w:val="left" w:pos="1170"/>
        </w:tabs>
        <w:ind w:hanging="540"/>
        <w:rPr>
          <w:rFonts w:ascii="Times New Roman" w:hAnsi="Times New Roman" w:cs="Times New Roman"/>
          <w:sz w:val="24"/>
          <w:szCs w:val="24"/>
        </w:rPr>
      </w:pPr>
      <w:r w:rsidRPr="00967BFF">
        <w:rPr>
          <w:rFonts w:ascii="Times New Roman" w:hAnsi="Times New Roman" w:cs="Times New Roman"/>
          <w:noProof/>
          <w:sz w:val="24"/>
          <w:szCs w:val="24"/>
        </w:rPr>
        <w:drawing>
          <wp:inline distT="0" distB="0" distL="0" distR="0" wp14:anchorId="2280FE36" wp14:editId="37161946">
            <wp:extent cx="5941766" cy="4441371"/>
            <wp:effectExtent l="0" t="0" r="1905" b="0"/>
            <wp:docPr id="164370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06537" name=""/>
                    <pic:cNvPicPr/>
                  </pic:nvPicPr>
                  <pic:blipFill>
                    <a:blip r:embed="rId52"/>
                    <a:stretch>
                      <a:fillRect/>
                    </a:stretch>
                  </pic:blipFill>
                  <pic:spPr>
                    <a:xfrm>
                      <a:off x="0" y="0"/>
                      <a:ext cx="5949065" cy="4446827"/>
                    </a:xfrm>
                    <a:prstGeom prst="rect">
                      <a:avLst/>
                    </a:prstGeom>
                  </pic:spPr>
                </pic:pic>
              </a:graphicData>
            </a:graphic>
          </wp:inline>
        </w:drawing>
      </w:r>
    </w:p>
    <w:p w14:paraId="4D852DA9" w14:textId="492B8618" w:rsidR="009F489B" w:rsidRDefault="009F489B" w:rsidP="009F489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ab/>
        <w:t xml:space="preserve">Phép cộng hai số nguyên âm </w:t>
      </w:r>
      <w:r w:rsidR="00E95C3D">
        <w:rPr>
          <w:rFonts w:ascii="Times New Roman" w:hAnsi="Times New Roman" w:cs="Times New Roman"/>
          <w:i/>
          <w:iCs/>
          <w:sz w:val="24"/>
          <w:szCs w:val="24"/>
        </w:rPr>
        <w:t>đọc từ file</w:t>
      </w:r>
    </w:p>
    <w:p w14:paraId="14611DDA" w14:textId="77777777" w:rsidR="001C2642" w:rsidRDefault="001C2642" w:rsidP="009F489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413AFB33" w14:textId="64701A63" w:rsidR="00E95C3D" w:rsidRPr="001C2642" w:rsidRDefault="00E95C3D" w:rsidP="00E95C3D">
      <w:pPr>
        <w:pStyle w:val="ListParagraph"/>
        <w:tabs>
          <w:tab w:val="left" w:pos="810"/>
          <w:tab w:val="left" w:pos="900"/>
          <w:tab w:val="left" w:pos="990"/>
          <w:tab w:val="left" w:pos="1170"/>
        </w:tabs>
        <w:rPr>
          <w:rFonts w:ascii="Times New Roman" w:hAnsi="Times New Roman" w:cs="Times New Roman"/>
          <w:b/>
          <w:bCs/>
          <w:sz w:val="24"/>
          <w:szCs w:val="24"/>
        </w:rPr>
      </w:pPr>
      <w:r w:rsidRPr="001C2642">
        <w:rPr>
          <w:rFonts w:ascii="Times New Roman" w:hAnsi="Times New Roman" w:cs="Times New Roman"/>
          <w:b/>
          <w:bCs/>
          <w:sz w:val="24"/>
          <w:szCs w:val="24"/>
        </w:rPr>
        <w:t>Test case 07: Cộng hai số nguyê</w:t>
      </w:r>
      <w:r w:rsidR="00F93205" w:rsidRPr="001C2642">
        <w:rPr>
          <w:rFonts w:ascii="Times New Roman" w:hAnsi="Times New Roman" w:cs="Times New Roman"/>
          <w:b/>
          <w:bCs/>
          <w:sz w:val="24"/>
          <w:szCs w:val="24"/>
        </w:rPr>
        <w:t>n trái dấu</w:t>
      </w:r>
      <w:r w:rsidRPr="001C2642">
        <w:rPr>
          <w:rFonts w:ascii="Times New Roman" w:hAnsi="Times New Roman" w:cs="Times New Roman"/>
          <w:b/>
          <w:bCs/>
          <w:sz w:val="24"/>
          <w:szCs w:val="24"/>
        </w:rPr>
        <w:t xml:space="preserve"> </w:t>
      </w:r>
    </w:p>
    <w:p w14:paraId="0EC3AA4C" w14:textId="09E71355" w:rsidR="00E95C3D" w:rsidRDefault="00E95C3D" w:rsidP="00E95C3D">
      <w:pPr>
        <w:pStyle w:val="ListParagraph"/>
        <w:numPr>
          <w:ilvl w:val="0"/>
          <w:numId w:val="89"/>
        </w:numPr>
        <w:tabs>
          <w:tab w:val="left" w:pos="810"/>
          <w:tab w:val="left" w:pos="900"/>
          <w:tab w:val="left" w:pos="990"/>
          <w:tab w:val="left" w:pos="1170"/>
          <w:tab w:val="left" w:pos="1530"/>
        </w:tabs>
        <w:ind w:left="900" w:hanging="180"/>
        <w:rPr>
          <w:rFonts w:ascii="Times New Roman" w:hAnsi="Times New Roman" w:cs="Times New Roman"/>
          <w:sz w:val="24"/>
          <w:szCs w:val="24"/>
        </w:rPr>
      </w:pPr>
      <w:r>
        <w:rPr>
          <w:rFonts w:ascii="Times New Roman" w:hAnsi="Times New Roman" w:cs="Times New Roman"/>
          <w:sz w:val="24"/>
          <w:szCs w:val="24"/>
        </w:rPr>
        <w:t>Sau khi nhập hai số nguyên</w:t>
      </w:r>
      <w:r w:rsidR="00F93205">
        <w:rPr>
          <w:rFonts w:ascii="Times New Roman" w:hAnsi="Times New Roman" w:cs="Times New Roman"/>
          <w:sz w:val="24"/>
          <w:szCs w:val="24"/>
        </w:rPr>
        <w:t xml:space="preserve"> trái dấu</w:t>
      </w:r>
      <w:r>
        <w:rPr>
          <w:rFonts w:ascii="Times New Roman" w:hAnsi="Times New Roman" w:cs="Times New Roman"/>
          <w:sz w:val="24"/>
          <w:szCs w:val="24"/>
        </w:rPr>
        <w:t xml:space="preserve"> từ bàn phím/đọc từ file thành công thì tiếp tới ta chọn chức năng tính toán</w:t>
      </w:r>
    </w:p>
    <w:p w14:paraId="0368E620" w14:textId="77777777" w:rsidR="00E95C3D" w:rsidRDefault="00E95C3D" w:rsidP="00E95C3D">
      <w:pPr>
        <w:pStyle w:val="ListParagraph"/>
        <w:numPr>
          <w:ilvl w:val="0"/>
          <w:numId w:val="89"/>
        </w:numPr>
        <w:tabs>
          <w:tab w:val="left" w:pos="810"/>
          <w:tab w:val="left" w:pos="900"/>
          <w:tab w:val="left" w:pos="990"/>
          <w:tab w:val="left" w:pos="1170"/>
        </w:tabs>
        <w:ind w:hanging="720"/>
        <w:rPr>
          <w:rFonts w:ascii="Times New Roman" w:hAnsi="Times New Roman" w:cs="Times New Roman"/>
          <w:sz w:val="24"/>
          <w:szCs w:val="24"/>
        </w:rPr>
      </w:pPr>
      <w:r>
        <w:rPr>
          <w:rFonts w:ascii="Times New Roman" w:hAnsi="Times New Roman" w:cs="Times New Roman"/>
          <w:sz w:val="24"/>
          <w:szCs w:val="24"/>
        </w:rPr>
        <w:t xml:space="preserve">Input: Nhập số ứng với lựa chọn ( lựa chọn 1: thực hiện phép cộng )   </w:t>
      </w:r>
    </w:p>
    <w:p w14:paraId="1989CDA0" w14:textId="6A511C29" w:rsidR="008274DA" w:rsidRDefault="00E95C3D" w:rsidP="007754BD">
      <w:pPr>
        <w:pStyle w:val="ListParagraph"/>
        <w:numPr>
          <w:ilvl w:val="0"/>
          <w:numId w:val="89"/>
        </w:numPr>
        <w:tabs>
          <w:tab w:val="left" w:pos="810"/>
          <w:tab w:val="left" w:pos="900"/>
          <w:tab w:val="left" w:pos="990"/>
          <w:tab w:val="left" w:pos="1170"/>
        </w:tabs>
        <w:ind w:hanging="720"/>
        <w:rPr>
          <w:rFonts w:ascii="Times New Roman" w:hAnsi="Times New Roman" w:cs="Times New Roman"/>
          <w:i/>
          <w:iCs/>
          <w:sz w:val="24"/>
          <w:szCs w:val="24"/>
        </w:rPr>
      </w:pPr>
      <w:r>
        <w:rPr>
          <w:rFonts w:ascii="Times New Roman" w:hAnsi="Times New Roman" w:cs="Times New Roman"/>
          <w:sz w:val="24"/>
          <w:szCs w:val="24"/>
        </w:rPr>
        <w:t>Output: Trả về kết quả của phép tính</w:t>
      </w:r>
    </w:p>
    <w:p w14:paraId="1D10508B" w14:textId="77777777" w:rsidR="009B05AA" w:rsidRPr="00965AC2" w:rsidRDefault="009B05AA" w:rsidP="009B05AA">
      <w:pPr>
        <w:pStyle w:val="ListParagraph"/>
        <w:tabs>
          <w:tab w:val="left" w:pos="810"/>
          <w:tab w:val="left" w:pos="900"/>
          <w:tab w:val="left" w:pos="990"/>
          <w:tab w:val="left" w:pos="1170"/>
        </w:tabs>
        <w:ind w:left="1440" w:firstLine="1800"/>
        <w:rPr>
          <w:rFonts w:ascii="Times New Roman" w:hAnsi="Times New Roman" w:cs="Times New Roman"/>
          <w:sz w:val="24"/>
          <w:szCs w:val="24"/>
        </w:rPr>
      </w:pPr>
    </w:p>
    <w:p w14:paraId="15EEA084" w14:textId="6EB5917B" w:rsidR="009B05AA" w:rsidRDefault="008A2718" w:rsidP="008A2718">
      <w:pPr>
        <w:pStyle w:val="ListParagraph"/>
        <w:tabs>
          <w:tab w:val="left" w:pos="810"/>
          <w:tab w:val="left" w:pos="900"/>
          <w:tab w:val="left" w:pos="990"/>
          <w:tab w:val="left" w:pos="1170"/>
        </w:tabs>
        <w:ind w:left="1440" w:hanging="1260"/>
        <w:rPr>
          <w:rFonts w:ascii="Times New Roman" w:hAnsi="Times New Roman" w:cs="Times New Roman"/>
          <w:i/>
          <w:iCs/>
          <w:sz w:val="24"/>
          <w:szCs w:val="24"/>
        </w:rPr>
      </w:pPr>
      <w:r w:rsidRPr="008A2718">
        <w:rPr>
          <w:rFonts w:ascii="Times New Roman" w:hAnsi="Times New Roman" w:cs="Times New Roman"/>
          <w:i/>
          <w:iCs/>
          <w:noProof/>
          <w:sz w:val="24"/>
          <w:szCs w:val="24"/>
        </w:rPr>
        <w:drawing>
          <wp:inline distT="0" distB="0" distL="0" distR="0" wp14:anchorId="469B07BB" wp14:editId="77ED54A3">
            <wp:extent cx="5942388" cy="2470244"/>
            <wp:effectExtent l="0" t="0" r="1270" b="6350"/>
            <wp:docPr id="5170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3094" name=""/>
                    <pic:cNvPicPr/>
                  </pic:nvPicPr>
                  <pic:blipFill>
                    <a:blip r:embed="rId53"/>
                    <a:stretch>
                      <a:fillRect/>
                    </a:stretch>
                  </pic:blipFill>
                  <pic:spPr>
                    <a:xfrm>
                      <a:off x="0" y="0"/>
                      <a:ext cx="5943889" cy="2470868"/>
                    </a:xfrm>
                    <a:prstGeom prst="rect">
                      <a:avLst/>
                    </a:prstGeom>
                  </pic:spPr>
                </pic:pic>
              </a:graphicData>
            </a:graphic>
          </wp:inline>
        </w:drawing>
      </w:r>
    </w:p>
    <w:p w14:paraId="2619BFCF" w14:textId="3E9294AE" w:rsidR="008A2718" w:rsidRDefault="008A2718" w:rsidP="008A2718">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ab/>
        <w:t>Phép cộng hai số nguyên trái dấu nhập từ bàn phím</w:t>
      </w:r>
    </w:p>
    <w:p w14:paraId="52E113C9" w14:textId="77777777" w:rsidR="00275CD6" w:rsidRDefault="00275CD6" w:rsidP="008A2718">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093A8C01" w14:textId="1542D72F" w:rsidR="008A2718" w:rsidRDefault="00275CD6" w:rsidP="008A2718">
      <w:pPr>
        <w:pStyle w:val="ListParagraph"/>
        <w:tabs>
          <w:tab w:val="left" w:pos="810"/>
          <w:tab w:val="left" w:pos="900"/>
          <w:tab w:val="left" w:pos="990"/>
          <w:tab w:val="left" w:pos="1170"/>
        </w:tabs>
        <w:ind w:left="1440" w:hanging="1260"/>
        <w:rPr>
          <w:rFonts w:ascii="Times New Roman" w:hAnsi="Times New Roman" w:cs="Times New Roman"/>
          <w:i/>
          <w:iCs/>
          <w:sz w:val="24"/>
          <w:szCs w:val="24"/>
        </w:rPr>
      </w:pPr>
      <w:r w:rsidRPr="00275CD6">
        <w:rPr>
          <w:rFonts w:ascii="Times New Roman" w:hAnsi="Times New Roman" w:cs="Times New Roman"/>
          <w:i/>
          <w:iCs/>
          <w:noProof/>
          <w:sz w:val="24"/>
          <w:szCs w:val="24"/>
        </w:rPr>
        <w:drawing>
          <wp:inline distT="0" distB="0" distL="0" distR="0" wp14:anchorId="4045D92D" wp14:editId="19D828B3">
            <wp:extent cx="5942330" cy="3621974"/>
            <wp:effectExtent l="0" t="0" r="1270" b="0"/>
            <wp:docPr id="213744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6169" name=""/>
                    <pic:cNvPicPr/>
                  </pic:nvPicPr>
                  <pic:blipFill>
                    <a:blip r:embed="rId54"/>
                    <a:stretch>
                      <a:fillRect/>
                    </a:stretch>
                  </pic:blipFill>
                  <pic:spPr>
                    <a:xfrm>
                      <a:off x="0" y="0"/>
                      <a:ext cx="5957160" cy="3631013"/>
                    </a:xfrm>
                    <a:prstGeom prst="rect">
                      <a:avLst/>
                    </a:prstGeom>
                  </pic:spPr>
                </pic:pic>
              </a:graphicData>
            </a:graphic>
          </wp:inline>
        </w:drawing>
      </w:r>
    </w:p>
    <w:p w14:paraId="338D5C45" w14:textId="03D1549D" w:rsidR="00275CD6" w:rsidRDefault="00275CD6" w:rsidP="00275CD6">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ab/>
        <w:t>Phép cộng hai số nguyên trái dấu đọc từ file</w:t>
      </w:r>
    </w:p>
    <w:p w14:paraId="20789BD1" w14:textId="77777777" w:rsidR="001C2642" w:rsidRPr="001C2642" w:rsidRDefault="001C2642" w:rsidP="001C2642">
      <w:pPr>
        <w:tabs>
          <w:tab w:val="left" w:pos="810"/>
          <w:tab w:val="left" w:pos="900"/>
          <w:tab w:val="left" w:pos="990"/>
          <w:tab w:val="left" w:pos="1170"/>
        </w:tabs>
        <w:rPr>
          <w:rFonts w:ascii="Times New Roman" w:hAnsi="Times New Roman" w:cs="Times New Roman"/>
          <w:i/>
          <w:iCs/>
          <w:sz w:val="24"/>
          <w:szCs w:val="24"/>
        </w:rPr>
      </w:pPr>
    </w:p>
    <w:p w14:paraId="0E7D1FE5" w14:textId="729C8E0C" w:rsidR="009B05AA" w:rsidRPr="00073C79" w:rsidRDefault="00275CD6" w:rsidP="00E119D2">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t xml:space="preserve">Test case 08: Trừ hai số nguyên dương </w:t>
      </w:r>
    </w:p>
    <w:p w14:paraId="25115FBE" w14:textId="07445CB6" w:rsidR="00B5416D" w:rsidRDefault="00E119D2" w:rsidP="00F9647E">
      <w:pPr>
        <w:pStyle w:val="ListParagraph"/>
        <w:numPr>
          <w:ilvl w:val="0"/>
          <w:numId w:val="91"/>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Các bước thực hiện tương tự trên, thay vì phép cộng thì ta chọn phép trừ </w:t>
      </w:r>
    </w:p>
    <w:p w14:paraId="76CEDB00" w14:textId="0C619946" w:rsidR="00F9647E" w:rsidRDefault="00F9647E" w:rsidP="00F9647E">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F9647E">
        <w:rPr>
          <w:rFonts w:ascii="Times New Roman" w:hAnsi="Times New Roman" w:cs="Times New Roman"/>
          <w:noProof/>
          <w:sz w:val="24"/>
          <w:szCs w:val="24"/>
        </w:rPr>
        <w:drawing>
          <wp:inline distT="0" distB="0" distL="0" distR="0" wp14:anchorId="1741DABD" wp14:editId="55A64E6B">
            <wp:extent cx="5943600" cy="1935480"/>
            <wp:effectExtent l="0" t="0" r="0" b="7620"/>
            <wp:docPr id="201126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5552" name="Picture 1" descr="A screenshot of a computer&#10;&#10;Description automatically generated"/>
                    <pic:cNvPicPr/>
                  </pic:nvPicPr>
                  <pic:blipFill>
                    <a:blip r:embed="rId55"/>
                    <a:stretch>
                      <a:fillRect/>
                    </a:stretch>
                  </pic:blipFill>
                  <pic:spPr>
                    <a:xfrm>
                      <a:off x="0" y="0"/>
                      <a:ext cx="5943600" cy="1935480"/>
                    </a:xfrm>
                    <a:prstGeom prst="rect">
                      <a:avLst/>
                    </a:prstGeom>
                  </pic:spPr>
                </pic:pic>
              </a:graphicData>
            </a:graphic>
          </wp:inline>
        </w:drawing>
      </w:r>
    </w:p>
    <w:p w14:paraId="7706BF0A" w14:textId="26AD99C9" w:rsidR="00CB4877"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ab/>
        <w:t>Phép trừ hai số nguyên dương nhập từ bàn phím</w:t>
      </w:r>
    </w:p>
    <w:p w14:paraId="6152B0B9" w14:textId="77777777" w:rsidR="00792D41" w:rsidRP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2A1CBFA2" w14:textId="1F6294B9" w:rsidR="009B05AA" w:rsidRDefault="00792D41" w:rsidP="00792D41">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792D41">
        <w:rPr>
          <w:rFonts w:ascii="Times New Roman" w:hAnsi="Times New Roman" w:cs="Times New Roman"/>
          <w:noProof/>
          <w:sz w:val="24"/>
          <w:szCs w:val="24"/>
        </w:rPr>
        <w:drawing>
          <wp:inline distT="0" distB="0" distL="0" distR="0" wp14:anchorId="23F0491D" wp14:editId="13D7D58D">
            <wp:extent cx="5943600" cy="3299460"/>
            <wp:effectExtent l="0" t="0" r="0" b="0"/>
            <wp:docPr id="48244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361" name="Picture 1" descr="A screenshot of a computer&#10;&#10;Description automatically generated"/>
                    <pic:cNvPicPr/>
                  </pic:nvPicPr>
                  <pic:blipFill>
                    <a:blip r:embed="rId56"/>
                    <a:stretch>
                      <a:fillRect/>
                    </a:stretch>
                  </pic:blipFill>
                  <pic:spPr>
                    <a:xfrm>
                      <a:off x="0" y="0"/>
                      <a:ext cx="5943600" cy="3299460"/>
                    </a:xfrm>
                    <a:prstGeom prst="rect">
                      <a:avLst/>
                    </a:prstGeom>
                  </pic:spPr>
                </pic:pic>
              </a:graphicData>
            </a:graphic>
          </wp:inline>
        </w:drawing>
      </w:r>
    </w:p>
    <w:p w14:paraId="689C7FF0" w14:textId="5AB9D858" w:rsid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Phép trừ hai số nguyên  dương đọc từ file</w:t>
      </w:r>
    </w:p>
    <w:p w14:paraId="56356340" w14:textId="77777777" w:rsid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21F7DE9C" w14:textId="77777777" w:rsidR="00792D41" w:rsidRDefault="00792D41" w:rsidP="00792D41">
      <w:pPr>
        <w:pStyle w:val="ListParagraph"/>
        <w:tabs>
          <w:tab w:val="left" w:pos="810"/>
          <w:tab w:val="left" w:pos="900"/>
          <w:tab w:val="left" w:pos="990"/>
          <w:tab w:val="left" w:pos="1170"/>
        </w:tabs>
        <w:rPr>
          <w:rFonts w:ascii="Times New Roman" w:hAnsi="Times New Roman" w:cs="Times New Roman"/>
          <w:sz w:val="24"/>
          <w:szCs w:val="24"/>
        </w:rPr>
      </w:pPr>
    </w:p>
    <w:p w14:paraId="2091BF7E" w14:textId="77777777" w:rsidR="00792D41" w:rsidRDefault="00792D41" w:rsidP="00792D41">
      <w:pPr>
        <w:pStyle w:val="ListParagraph"/>
        <w:tabs>
          <w:tab w:val="left" w:pos="810"/>
          <w:tab w:val="left" w:pos="900"/>
          <w:tab w:val="left" w:pos="990"/>
          <w:tab w:val="left" w:pos="1170"/>
        </w:tabs>
        <w:rPr>
          <w:rFonts w:ascii="Times New Roman" w:hAnsi="Times New Roman" w:cs="Times New Roman"/>
          <w:sz w:val="24"/>
          <w:szCs w:val="24"/>
        </w:rPr>
      </w:pPr>
    </w:p>
    <w:p w14:paraId="574CD0D0" w14:textId="77777777" w:rsidR="00792D41" w:rsidRDefault="00792D41" w:rsidP="00792D41">
      <w:pPr>
        <w:pStyle w:val="ListParagraph"/>
        <w:tabs>
          <w:tab w:val="left" w:pos="810"/>
          <w:tab w:val="left" w:pos="900"/>
          <w:tab w:val="left" w:pos="990"/>
          <w:tab w:val="left" w:pos="1170"/>
        </w:tabs>
        <w:rPr>
          <w:rFonts w:ascii="Times New Roman" w:hAnsi="Times New Roman" w:cs="Times New Roman"/>
          <w:sz w:val="24"/>
          <w:szCs w:val="24"/>
        </w:rPr>
      </w:pPr>
    </w:p>
    <w:p w14:paraId="73DFA047" w14:textId="77777777" w:rsidR="00792D41" w:rsidRDefault="00792D41" w:rsidP="00792D41">
      <w:pPr>
        <w:pStyle w:val="ListParagraph"/>
        <w:tabs>
          <w:tab w:val="left" w:pos="810"/>
          <w:tab w:val="left" w:pos="900"/>
          <w:tab w:val="left" w:pos="990"/>
          <w:tab w:val="left" w:pos="1170"/>
        </w:tabs>
        <w:rPr>
          <w:rFonts w:ascii="Times New Roman" w:hAnsi="Times New Roman" w:cs="Times New Roman"/>
          <w:sz w:val="24"/>
          <w:szCs w:val="24"/>
        </w:rPr>
      </w:pPr>
    </w:p>
    <w:p w14:paraId="65B90186" w14:textId="77777777" w:rsidR="00792D41" w:rsidRDefault="00792D41" w:rsidP="00792D41">
      <w:pPr>
        <w:pStyle w:val="ListParagraph"/>
        <w:tabs>
          <w:tab w:val="left" w:pos="810"/>
          <w:tab w:val="left" w:pos="900"/>
          <w:tab w:val="left" w:pos="990"/>
          <w:tab w:val="left" w:pos="1170"/>
        </w:tabs>
        <w:rPr>
          <w:rFonts w:ascii="Times New Roman" w:hAnsi="Times New Roman" w:cs="Times New Roman"/>
          <w:sz w:val="24"/>
          <w:szCs w:val="24"/>
        </w:rPr>
      </w:pPr>
    </w:p>
    <w:p w14:paraId="768A5EC7" w14:textId="77777777" w:rsidR="00792D41" w:rsidRPr="00073C79" w:rsidRDefault="00792D41" w:rsidP="00073C79">
      <w:pPr>
        <w:tabs>
          <w:tab w:val="left" w:pos="810"/>
          <w:tab w:val="left" w:pos="900"/>
          <w:tab w:val="left" w:pos="990"/>
          <w:tab w:val="left" w:pos="1170"/>
        </w:tabs>
        <w:rPr>
          <w:rFonts w:ascii="Times New Roman" w:hAnsi="Times New Roman" w:cs="Times New Roman"/>
          <w:sz w:val="24"/>
          <w:szCs w:val="24"/>
        </w:rPr>
      </w:pPr>
    </w:p>
    <w:p w14:paraId="078D4E39" w14:textId="4C947647" w:rsidR="00792D41" w:rsidRPr="00073C79" w:rsidRDefault="00792D41" w:rsidP="00792D41">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Test case 09: Trừ hai số nguyên âm</w:t>
      </w:r>
    </w:p>
    <w:p w14:paraId="52FEA45E" w14:textId="461CADA4" w:rsidR="00792D41" w:rsidRDefault="00792D41" w:rsidP="00792D41">
      <w:pPr>
        <w:pStyle w:val="ListParagraph"/>
        <w:numPr>
          <w:ilvl w:val="0"/>
          <w:numId w:val="91"/>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Các bước thực hiện tương tự trên, thay vì phép cộng thì ta chọn phép trừ </w:t>
      </w:r>
    </w:p>
    <w:p w14:paraId="4EA7E4FE" w14:textId="15FCDA33" w:rsidR="00ED3EFA" w:rsidRDefault="00ED3EFA" w:rsidP="00ED3EFA">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ED3EFA">
        <w:rPr>
          <w:rFonts w:ascii="Times New Roman" w:hAnsi="Times New Roman" w:cs="Times New Roman"/>
          <w:noProof/>
          <w:sz w:val="24"/>
          <w:szCs w:val="24"/>
        </w:rPr>
        <w:drawing>
          <wp:inline distT="0" distB="0" distL="0" distR="0" wp14:anchorId="204B8655" wp14:editId="1B3B9534">
            <wp:extent cx="5943600" cy="3990340"/>
            <wp:effectExtent l="0" t="0" r="0" b="0"/>
            <wp:docPr id="20275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7748" name="Picture 1" descr="A screenshot of a computer&#10;&#10;Description automatically generated"/>
                    <pic:cNvPicPr/>
                  </pic:nvPicPr>
                  <pic:blipFill>
                    <a:blip r:embed="rId57"/>
                    <a:stretch>
                      <a:fillRect/>
                    </a:stretch>
                  </pic:blipFill>
                  <pic:spPr>
                    <a:xfrm>
                      <a:off x="0" y="0"/>
                      <a:ext cx="5943600" cy="3990340"/>
                    </a:xfrm>
                    <a:prstGeom prst="rect">
                      <a:avLst/>
                    </a:prstGeom>
                  </pic:spPr>
                </pic:pic>
              </a:graphicData>
            </a:graphic>
          </wp:inline>
        </w:drawing>
      </w:r>
    </w:p>
    <w:p w14:paraId="7E3992E4" w14:textId="2B46E71F" w:rsidR="001F4749" w:rsidRDefault="001F4749" w:rsidP="001F4749">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 xml:space="preserve">Phép trừ hai số </w:t>
      </w:r>
      <w:r w:rsidR="006548C7">
        <w:rPr>
          <w:rFonts w:ascii="Times New Roman" w:hAnsi="Times New Roman" w:cs="Times New Roman"/>
          <w:i/>
          <w:iCs/>
          <w:sz w:val="24"/>
          <w:szCs w:val="24"/>
        </w:rPr>
        <w:t>nguyên âm</w:t>
      </w:r>
      <w:r>
        <w:rPr>
          <w:rFonts w:ascii="Times New Roman" w:hAnsi="Times New Roman" w:cs="Times New Roman"/>
          <w:i/>
          <w:iCs/>
          <w:sz w:val="24"/>
          <w:szCs w:val="24"/>
        </w:rPr>
        <w:t xml:space="preserve"> nhập từ bàn phím</w:t>
      </w:r>
    </w:p>
    <w:p w14:paraId="76ED8334" w14:textId="77777777" w:rsidR="00A3468B" w:rsidRDefault="00A3468B" w:rsidP="001F4749">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4CB95D35" w14:textId="1C644D29" w:rsidR="001F4749" w:rsidRDefault="00A3468B" w:rsidP="00ED3EFA">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A3468B">
        <w:rPr>
          <w:rFonts w:ascii="Times New Roman" w:hAnsi="Times New Roman" w:cs="Times New Roman"/>
          <w:noProof/>
          <w:sz w:val="24"/>
          <w:szCs w:val="24"/>
        </w:rPr>
        <w:drawing>
          <wp:inline distT="0" distB="0" distL="0" distR="0" wp14:anchorId="4EF0E3E1" wp14:editId="28DCD4BA">
            <wp:extent cx="5943600" cy="3152633"/>
            <wp:effectExtent l="0" t="0" r="0" b="0"/>
            <wp:docPr id="1592577451"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7451" name="Picture 1" descr="A black screen with white lines&#10;&#10;Description automatically generated"/>
                    <pic:cNvPicPr/>
                  </pic:nvPicPr>
                  <pic:blipFill>
                    <a:blip r:embed="rId58"/>
                    <a:stretch>
                      <a:fillRect/>
                    </a:stretch>
                  </pic:blipFill>
                  <pic:spPr>
                    <a:xfrm>
                      <a:off x="0" y="0"/>
                      <a:ext cx="5944503" cy="3153112"/>
                    </a:xfrm>
                    <a:prstGeom prst="rect">
                      <a:avLst/>
                    </a:prstGeom>
                  </pic:spPr>
                </pic:pic>
              </a:graphicData>
            </a:graphic>
          </wp:inline>
        </w:drawing>
      </w:r>
    </w:p>
    <w:p w14:paraId="6BC50718" w14:textId="3F7FA8B4" w:rsidR="00A3468B" w:rsidRDefault="00A3468B" w:rsidP="00A3468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Phép trừ hai số nguyên âm đọc từ file</w:t>
      </w:r>
    </w:p>
    <w:p w14:paraId="052C08E5" w14:textId="36969153" w:rsidR="00A3468B" w:rsidRPr="00073C79" w:rsidRDefault="00A3468B" w:rsidP="00A3468B">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Test case 010: Trừ hai số nguyên trái dấu</w:t>
      </w:r>
    </w:p>
    <w:p w14:paraId="055DFC1B" w14:textId="77777777" w:rsidR="00A3468B" w:rsidRDefault="00A3468B" w:rsidP="00A3468B">
      <w:pPr>
        <w:pStyle w:val="ListParagraph"/>
        <w:numPr>
          <w:ilvl w:val="0"/>
          <w:numId w:val="91"/>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Các bước thực hiện tương tự trên, thay vì phép cộng thì ta chọn phép trừ </w:t>
      </w:r>
    </w:p>
    <w:p w14:paraId="69DED009" w14:textId="39E5F742" w:rsidR="00A3468B" w:rsidRDefault="00B2372F" w:rsidP="00B2372F">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B2372F">
        <w:rPr>
          <w:rFonts w:ascii="Times New Roman" w:hAnsi="Times New Roman" w:cs="Times New Roman"/>
          <w:noProof/>
          <w:sz w:val="24"/>
          <w:szCs w:val="24"/>
        </w:rPr>
        <w:drawing>
          <wp:inline distT="0" distB="0" distL="0" distR="0" wp14:anchorId="464B68DB" wp14:editId="55E194CD">
            <wp:extent cx="5943600" cy="2426970"/>
            <wp:effectExtent l="0" t="0" r="0" b="0"/>
            <wp:docPr id="91076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7938" name="Picture 1" descr="A screenshot of a computer&#10;&#10;Description automatically generated"/>
                    <pic:cNvPicPr/>
                  </pic:nvPicPr>
                  <pic:blipFill>
                    <a:blip r:embed="rId59"/>
                    <a:stretch>
                      <a:fillRect/>
                    </a:stretch>
                  </pic:blipFill>
                  <pic:spPr>
                    <a:xfrm>
                      <a:off x="0" y="0"/>
                      <a:ext cx="5943600" cy="2426970"/>
                    </a:xfrm>
                    <a:prstGeom prst="rect">
                      <a:avLst/>
                    </a:prstGeom>
                  </pic:spPr>
                </pic:pic>
              </a:graphicData>
            </a:graphic>
          </wp:inline>
        </w:drawing>
      </w:r>
    </w:p>
    <w:p w14:paraId="495C0F55" w14:textId="0E22C7C8" w:rsidR="00A3468B" w:rsidRDefault="00BA4A6B" w:rsidP="00BA4A6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Phép trừ hai số nguyên trái dấu nhập từ bàn phím</w:t>
      </w:r>
    </w:p>
    <w:p w14:paraId="0E08E864" w14:textId="77777777" w:rsidR="00BA4A6B" w:rsidRPr="00BA4A6B" w:rsidRDefault="00BA4A6B" w:rsidP="00BA4A6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41812DE3" w14:textId="03426C7B" w:rsidR="00BA4A6B" w:rsidRDefault="00BA4A6B" w:rsidP="00ED3EFA">
      <w:pPr>
        <w:pStyle w:val="ListParagraph"/>
        <w:tabs>
          <w:tab w:val="left" w:pos="810"/>
          <w:tab w:val="left" w:pos="900"/>
          <w:tab w:val="left" w:pos="990"/>
          <w:tab w:val="left" w:pos="1170"/>
        </w:tabs>
        <w:ind w:left="1440" w:hanging="1260"/>
        <w:rPr>
          <w:rFonts w:ascii="Times New Roman" w:hAnsi="Times New Roman" w:cs="Times New Roman"/>
          <w:sz w:val="24"/>
          <w:szCs w:val="24"/>
        </w:rPr>
      </w:pPr>
      <w:r w:rsidRPr="00BA4A6B">
        <w:rPr>
          <w:rFonts w:ascii="Times New Roman" w:hAnsi="Times New Roman" w:cs="Times New Roman"/>
          <w:noProof/>
          <w:sz w:val="24"/>
          <w:szCs w:val="24"/>
        </w:rPr>
        <w:drawing>
          <wp:inline distT="0" distB="0" distL="0" distR="0" wp14:anchorId="264866A1" wp14:editId="4606F3A4">
            <wp:extent cx="5943600" cy="3762375"/>
            <wp:effectExtent l="0" t="0" r="0" b="9525"/>
            <wp:docPr id="11717691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9113" name="Picture 1" descr="A computer screen shot of a black screen&#10;&#10;Description automatically generated"/>
                    <pic:cNvPicPr/>
                  </pic:nvPicPr>
                  <pic:blipFill>
                    <a:blip r:embed="rId60"/>
                    <a:stretch>
                      <a:fillRect/>
                    </a:stretch>
                  </pic:blipFill>
                  <pic:spPr>
                    <a:xfrm>
                      <a:off x="0" y="0"/>
                      <a:ext cx="5943600" cy="3762375"/>
                    </a:xfrm>
                    <a:prstGeom prst="rect">
                      <a:avLst/>
                    </a:prstGeom>
                  </pic:spPr>
                </pic:pic>
              </a:graphicData>
            </a:graphic>
          </wp:inline>
        </w:drawing>
      </w:r>
    </w:p>
    <w:p w14:paraId="06C7EF6A" w14:textId="6E2046EC" w:rsidR="00BA4A6B" w:rsidRDefault="00BA4A6B" w:rsidP="00BA4A6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r>
        <w:rPr>
          <w:rFonts w:ascii="Times New Roman" w:hAnsi="Times New Roman" w:cs="Times New Roman"/>
          <w:i/>
          <w:iCs/>
          <w:sz w:val="24"/>
          <w:szCs w:val="24"/>
        </w:rPr>
        <w:t>Phép trừ hai số nguyên trái dấu đọc từ file</w:t>
      </w:r>
    </w:p>
    <w:p w14:paraId="3F3879FE" w14:textId="77777777" w:rsidR="00BA4A6B" w:rsidRDefault="00BA4A6B" w:rsidP="00BA4A6B">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78BD0C49" w14:textId="77777777" w:rsid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596111FA" w14:textId="77777777" w:rsid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7919592F" w14:textId="77777777" w:rsidR="00792D41" w:rsidRDefault="00792D41" w:rsidP="00792D41">
      <w:pPr>
        <w:pStyle w:val="ListParagraph"/>
        <w:tabs>
          <w:tab w:val="left" w:pos="810"/>
          <w:tab w:val="left" w:pos="900"/>
          <w:tab w:val="left" w:pos="990"/>
          <w:tab w:val="left" w:pos="1170"/>
        </w:tabs>
        <w:ind w:left="1440" w:firstLine="540"/>
        <w:rPr>
          <w:rFonts w:ascii="Times New Roman" w:hAnsi="Times New Roman" w:cs="Times New Roman"/>
          <w:i/>
          <w:iCs/>
          <w:sz w:val="24"/>
          <w:szCs w:val="24"/>
        </w:rPr>
      </w:pPr>
    </w:p>
    <w:p w14:paraId="7322D82B" w14:textId="256BA7A7" w:rsidR="00BA4A6B" w:rsidRPr="00073C79" w:rsidRDefault="00BA4A6B" w:rsidP="00BA4A6B">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011: Nhân hai số nguyên dương </w:t>
      </w:r>
    </w:p>
    <w:p w14:paraId="172E24B4" w14:textId="6C37AEDC" w:rsidR="009A1167" w:rsidRDefault="00BA4A6B" w:rsidP="00D5210F">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r w:rsidR="009A1167" w:rsidRPr="009A1167">
        <w:rPr>
          <w:noProof/>
        </w:rPr>
        <w:drawing>
          <wp:inline distT="0" distB="0" distL="0" distR="0" wp14:anchorId="59E6E5CB" wp14:editId="1B505D3E">
            <wp:extent cx="5943600" cy="3480179"/>
            <wp:effectExtent l="0" t="0" r="0" b="6350"/>
            <wp:docPr id="92551758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7583" name="Picture 1" descr="A computer screen shot of a black screen&#10;&#10;Description automatically generated"/>
                    <pic:cNvPicPr/>
                  </pic:nvPicPr>
                  <pic:blipFill>
                    <a:blip r:embed="rId61"/>
                    <a:stretch>
                      <a:fillRect/>
                    </a:stretch>
                  </pic:blipFill>
                  <pic:spPr>
                    <a:xfrm>
                      <a:off x="0" y="0"/>
                      <a:ext cx="5948866" cy="3483262"/>
                    </a:xfrm>
                    <a:prstGeom prst="rect">
                      <a:avLst/>
                    </a:prstGeom>
                  </pic:spPr>
                </pic:pic>
              </a:graphicData>
            </a:graphic>
          </wp:inline>
        </w:drawing>
      </w:r>
    </w:p>
    <w:p w14:paraId="6B1116E2" w14:textId="1B5AAA0E" w:rsidR="00D5210F" w:rsidRPr="00D5210F" w:rsidRDefault="00D5210F" w:rsidP="00D5210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dương nhập từ bàn phím</w:t>
      </w:r>
    </w:p>
    <w:p w14:paraId="012298FD" w14:textId="730E7032" w:rsidR="00D5210F" w:rsidRPr="009A1167" w:rsidRDefault="00D5210F" w:rsidP="009A1167">
      <w:pPr>
        <w:tabs>
          <w:tab w:val="left" w:pos="810"/>
          <w:tab w:val="left" w:pos="900"/>
          <w:tab w:val="left" w:pos="990"/>
          <w:tab w:val="left" w:pos="1170"/>
        </w:tabs>
        <w:ind w:left="1080" w:hanging="900"/>
        <w:rPr>
          <w:rFonts w:ascii="Times New Roman" w:hAnsi="Times New Roman" w:cs="Times New Roman"/>
          <w:sz w:val="24"/>
          <w:szCs w:val="24"/>
        </w:rPr>
      </w:pPr>
      <w:r w:rsidRPr="00D5210F">
        <w:rPr>
          <w:rFonts w:ascii="Times New Roman" w:hAnsi="Times New Roman" w:cs="Times New Roman"/>
          <w:noProof/>
          <w:sz w:val="24"/>
          <w:szCs w:val="24"/>
        </w:rPr>
        <w:drawing>
          <wp:inline distT="0" distB="0" distL="0" distR="0" wp14:anchorId="0BF314F8" wp14:editId="3B129024">
            <wp:extent cx="5943170" cy="3493827"/>
            <wp:effectExtent l="0" t="0" r="635" b="0"/>
            <wp:docPr id="1294480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0588" name="Picture 1" descr="A screenshot of a computer screen&#10;&#10;Description automatically generated"/>
                    <pic:cNvPicPr/>
                  </pic:nvPicPr>
                  <pic:blipFill>
                    <a:blip r:embed="rId62"/>
                    <a:stretch>
                      <a:fillRect/>
                    </a:stretch>
                  </pic:blipFill>
                  <pic:spPr>
                    <a:xfrm>
                      <a:off x="0" y="0"/>
                      <a:ext cx="5945817" cy="3495383"/>
                    </a:xfrm>
                    <a:prstGeom prst="rect">
                      <a:avLst/>
                    </a:prstGeom>
                  </pic:spPr>
                </pic:pic>
              </a:graphicData>
            </a:graphic>
          </wp:inline>
        </w:drawing>
      </w:r>
    </w:p>
    <w:p w14:paraId="4BADFE93" w14:textId="77777777" w:rsidR="00D5210F" w:rsidRPr="00D5210F" w:rsidRDefault="00D5210F" w:rsidP="00D5210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dương đọc từ file</w:t>
      </w:r>
    </w:p>
    <w:p w14:paraId="1DC0742A" w14:textId="0F1C3A7E" w:rsidR="00D5210F" w:rsidRPr="00073C79" w:rsidRDefault="00D5210F" w:rsidP="00D5210F">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Test case 01</w:t>
      </w:r>
      <w:r w:rsidR="0011767A" w:rsidRPr="00073C79">
        <w:rPr>
          <w:rFonts w:ascii="Times New Roman" w:hAnsi="Times New Roman" w:cs="Times New Roman"/>
          <w:b/>
          <w:bCs/>
          <w:sz w:val="24"/>
          <w:szCs w:val="24"/>
        </w:rPr>
        <w:t>2</w:t>
      </w:r>
      <w:r w:rsidRPr="00073C79">
        <w:rPr>
          <w:rFonts w:ascii="Times New Roman" w:hAnsi="Times New Roman" w:cs="Times New Roman"/>
          <w:b/>
          <w:bCs/>
          <w:sz w:val="24"/>
          <w:szCs w:val="24"/>
        </w:rPr>
        <w:t xml:space="preserve">: Nhân hai số nguyên âm </w:t>
      </w:r>
    </w:p>
    <w:p w14:paraId="7B351ED6" w14:textId="32F94211" w:rsidR="00D5210F" w:rsidRDefault="00D5210F" w:rsidP="00D5210F">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p>
    <w:p w14:paraId="00DC7AC7" w14:textId="7760A38E" w:rsidR="00CE5E03" w:rsidRDefault="00CE5E03" w:rsidP="00CE5E03">
      <w:pPr>
        <w:pStyle w:val="ListParagraph"/>
        <w:tabs>
          <w:tab w:val="left" w:pos="810"/>
          <w:tab w:val="left" w:pos="900"/>
          <w:tab w:val="left" w:pos="990"/>
          <w:tab w:val="left" w:pos="1170"/>
        </w:tabs>
        <w:ind w:left="810" w:hanging="630"/>
        <w:rPr>
          <w:rFonts w:ascii="Times New Roman" w:hAnsi="Times New Roman" w:cs="Times New Roman"/>
          <w:sz w:val="24"/>
          <w:szCs w:val="24"/>
        </w:rPr>
      </w:pPr>
      <w:r w:rsidRPr="00CE5E03">
        <w:rPr>
          <w:rFonts w:ascii="Times New Roman" w:hAnsi="Times New Roman" w:cs="Times New Roman"/>
          <w:noProof/>
          <w:sz w:val="24"/>
          <w:szCs w:val="24"/>
        </w:rPr>
        <w:drawing>
          <wp:inline distT="0" distB="0" distL="0" distR="0" wp14:anchorId="516F7CFD" wp14:editId="3D612736">
            <wp:extent cx="5877560" cy="3234520"/>
            <wp:effectExtent l="0" t="0" r="0" b="4445"/>
            <wp:docPr id="1050391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1667" name="Picture 1" descr="A screenshot of a computer&#10;&#10;Description automatically generated"/>
                    <pic:cNvPicPr/>
                  </pic:nvPicPr>
                  <pic:blipFill>
                    <a:blip r:embed="rId63"/>
                    <a:stretch>
                      <a:fillRect/>
                    </a:stretch>
                  </pic:blipFill>
                  <pic:spPr>
                    <a:xfrm>
                      <a:off x="0" y="0"/>
                      <a:ext cx="5882383" cy="3237174"/>
                    </a:xfrm>
                    <a:prstGeom prst="rect">
                      <a:avLst/>
                    </a:prstGeom>
                  </pic:spPr>
                </pic:pic>
              </a:graphicData>
            </a:graphic>
          </wp:inline>
        </w:drawing>
      </w:r>
    </w:p>
    <w:p w14:paraId="56632CF8" w14:textId="5C128A68" w:rsidR="00A86AF7" w:rsidRPr="00D5210F" w:rsidRDefault="00A86AF7" w:rsidP="00A86AF7">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âm nhập từ bàn phím</w:t>
      </w:r>
    </w:p>
    <w:p w14:paraId="1DFCA8B4" w14:textId="77777777" w:rsidR="00A86AF7" w:rsidRDefault="00A86AF7" w:rsidP="00CE5E03">
      <w:pPr>
        <w:pStyle w:val="ListParagraph"/>
        <w:tabs>
          <w:tab w:val="left" w:pos="810"/>
          <w:tab w:val="left" w:pos="900"/>
          <w:tab w:val="left" w:pos="990"/>
          <w:tab w:val="left" w:pos="1170"/>
        </w:tabs>
        <w:ind w:left="810" w:hanging="630"/>
        <w:rPr>
          <w:rFonts w:ascii="Times New Roman" w:hAnsi="Times New Roman" w:cs="Times New Roman"/>
          <w:sz w:val="24"/>
          <w:szCs w:val="24"/>
        </w:rPr>
      </w:pPr>
    </w:p>
    <w:p w14:paraId="3EDAEECE" w14:textId="77137D0A" w:rsidR="00A86AF7" w:rsidRDefault="00A86AF7" w:rsidP="00CE5E03">
      <w:pPr>
        <w:pStyle w:val="ListParagraph"/>
        <w:tabs>
          <w:tab w:val="left" w:pos="810"/>
          <w:tab w:val="left" w:pos="900"/>
          <w:tab w:val="left" w:pos="990"/>
          <w:tab w:val="left" w:pos="1170"/>
        </w:tabs>
        <w:ind w:left="810" w:hanging="630"/>
        <w:rPr>
          <w:rFonts w:ascii="Times New Roman" w:hAnsi="Times New Roman" w:cs="Times New Roman"/>
          <w:sz w:val="24"/>
          <w:szCs w:val="24"/>
        </w:rPr>
      </w:pPr>
      <w:r w:rsidRPr="00A86AF7">
        <w:rPr>
          <w:rFonts w:ascii="Times New Roman" w:hAnsi="Times New Roman" w:cs="Times New Roman"/>
          <w:noProof/>
          <w:sz w:val="24"/>
          <w:szCs w:val="24"/>
        </w:rPr>
        <w:drawing>
          <wp:inline distT="0" distB="0" distL="0" distR="0" wp14:anchorId="41B0E58A" wp14:editId="45A4E27A">
            <wp:extent cx="5943600" cy="3761740"/>
            <wp:effectExtent l="0" t="0" r="0" b="0"/>
            <wp:docPr id="17774216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21617" name="Picture 1" descr="A screen shot of a computer&#10;&#10;Description automatically generated"/>
                    <pic:cNvPicPr/>
                  </pic:nvPicPr>
                  <pic:blipFill>
                    <a:blip r:embed="rId64"/>
                    <a:stretch>
                      <a:fillRect/>
                    </a:stretch>
                  </pic:blipFill>
                  <pic:spPr>
                    <a:xfrm>
                      <a:off x="0" y="0"/>
                      <a:ext cx="5943600" cy="3761740"/>
                    </a:xfrm>
                    <a:prstGeom prst="rect">
                      <a:avLst/>
                    </a:prstGeom>
                  </pic:spPr>
                </pic:pic>
              </a:graphicData>
            </a:graphic>
          </wp:inline>
        </w:drawing>
      </w:r>
    </w:p>
    <w:p w14:paraId="4E54AA59" w14:textId="7D9321DC" w:rsidR="00A86AF7" w:rsidRDefault="00A86AF7" w:rsidP="00A86AF7">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âm nhập từ file</w:t>
      </w:r>
    </w:p>
    <w:p w14:paraId="2840D24F" w14:textId="21162380" w:rsidR="0011767A" w:rsidRPr="00073C79" w:rsidRDefault="0011767A" w:rsidP="0011767A">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013: Nhân hai số nguyên trái dấu </w:t>
      </w:r>
    </w:p>
    <w:p w14:paraId="23D9FC43" w14:textId="674BE00C" w:rsidR="00560A3E" w:rsidRPr="00560A3E" w:rsidRDefault="0011767A" w:rsidP="00560A3E">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p>
    <w:p w14:paraId="07727A54" w14:textId="77777777" w:rsidR="00560A3E" w:rsidRDefault="00560A3E" w:rsidP="00560A3E">
      <w:pPr>
        <w:pStyle w:val="ListParagraph"/>
        <w:tabs>
          <w:tab w:val="left" w:pos="900"/>
          <w:tab w:val="left" w:pos="990"/>
          <w:tab w:val="left" w:pos="1170"/>
        </w:tabs>
        <w:ind w:left="180"/>
        <w:rPr>
          <w:rFonts w:ascii="Times New Roman" w:hAnsi="Times New Roman" w:cs="Times New Roman"/>
          <w:sz w:val="24"/>
          <w:szCs w:val="24"/>
        </w:rPr>
      </w:pPr>
      <w:r w:rsidRPr="00D267FE">
        <w:rPr>
          <w:rFonts w:ascii="Times New Roman" w:hAnsi="Times New Roman" w:cs="Times New Roman"/>
          <w:noProof/>
          <w:sz w:val="24"/>
          <w:szCs w:val="24"/>
        </w:rPr>
        <w:drawing>
          <wp:inline distT="0" distB="0" distL="0" distR="0" wp14:anchorId="13E5B1A3" wp14:editId="4D66511E">
            <wp:extent cx="5942170" cy="3425588"/>
            <wp:effectExtent l="0" t="0" r="1905" b="3810"/>
            <wp:docPr id="105825260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2607" name="Picture 1" descr="A computer screen shot of a black screen&#10;&#10;Description automatically generated"/>
                    <pic:cNvPicPr/>
                  </pic:nvPicPr>
                  <pic:blipFill>
                    <a:blip r:embed="rId65"/>
                    <a:stretch>
                      <a:fillRect/>
                    </a:stretch>
                  </pic:blipFill>
                  <pic:spPr>
                    <a:xfrm>
                      <a:off x="0" y="0"/>
                      <a:ext cx="5949522" cy="3429826"/>
                    </a:xfrm>
                    <a:prstGeom prst="rect">
                      <a:avLst/>
                    </a:prstGeom>
                  </pic:spPr>
                </pic:pic>
              </a:graphicData>
            </a:graphic>
          </wp:inline>
        </w:drawing>
      </w:r>
    </w:p>
    <w:p w14:paraId="30FE59B0" w14:textId="1FC0EB3C" w:rsidR="00560A3E" w:rsidRDefault="00560A3E" w:rsidP="00560A3E">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trái dấu nhập bàn phím</w:t>
      </w:r>
    </w:p>
    <w:p w14:paraId="190C3B5A" w14:textId="28C38C88" w:rsidR="00560A3E" w:rsidRDefault="00560A3E" w:rsidP="00560A3E">
      <w:pPr>
        <w:pStyle w:val="ListParagraph"/>
        <w:tabs>
          <w:tab w:val="left" w:pos="900"/>
          <w:tab w:val="left" w:pos="990"/>
          <w:tab w:val="left" w:pos="1170"/>
        </w:tabs>
        <w:ind w:left="180"/>
        <w:rPr>
          <w:rFonts w:ascii="Times New Roman" w:hAnsi="Times New Roman" w:cs="Times New Roman"/>
          <w:sz w:val="24"/>
          <w:szCs w:val="24"/>
        </w:rPr>
      </w:pPr>
    </w:p>
    <w:p w14:paraId="5B56C030" w14:textId="23016453" w:rsidR="00560A3E" w:rsidRDefault="00560A3E" w:rsidP="00560A3E">
      <w:pPr>
        <w:pStyle w:val="ListParagraph"/>
        <w:tabs>
          <w:tab w:val="left" w:pos="900"/>
          <w:tab w:val="left" w:pos="990"/>
          <w:tab w:val="left" w:pos="1170"/>
        </w:tabs>
        <w:ind w:left="180"/>
        <w:rPr>
          <w:rFonts w:ascii="Times New Roman" w:hAnsi="Times New Roman" w:cs="Times New Roman"/>
          <w:sz w:val="24"/>
          <w:szCs w:val="24"/>
        </w:rPr>
      </w:pPr>
      <w:r w:rsidRPr="00560A3E">
        <w:rPr>
          <w:rFonts w:ascii="Times New Roman" w:hAnsi="Times New Roman" w:cs="Times New Roman"/>
          <w:noProof/>
          <w:sz w:val="24"/>
          <w:szCs w:val="24"/>
        </w:rPr>
        <w:drawing>
          <wp:inline distT="0" distB="0" distL="0" distR="0" wp14:anchorId="22A5BDE1" wp14:editId="431586DB">
            <wp:extent cx="5943150" cy="3575713"/>
            <wp:effectExtent l="0" t="0" r="635" b="5715"/>
            <wp:docPr id="19690017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01755" name="Picture 1" descr="A screenshot of a computer screen&#10;&#10;Description automatically generated"/>
                    <pic:cNvPicPr/>
                  </pic:nvPicPr>
                  <pic:blipFill>
                    <a:blip r:embed="rId66"/>
                    <a:stretch>
                      <a:fillRect/>
                    </a:stretch>
                  </pic:blipFill>
                  <pic:spPr>
                    <a:xfrm>
                      <a:off x="0" y="0"/>
                      <a:ext cx="5944761" cy="3576682"/>
                    </a:xfrm>
                    <a:prstGeom prst="rect">
                      <a:avLst/>
                    </a:prstGeom>
                  </pic:spPr>
                </pic:pic>
              </a:graphicData>
            </a:graphic>
          </wp:inline>
        </w:drawing>
      </w:r>
    </w:p>
    <w:p w14:paraId="6A2EE4EA" w14:textId="4D13FA86" w:rsidR="00560A3E" w:rsidRDefault="00560A3E" w:rsidP="00560A3E">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nhân hai số nguyên trái dấu nhập từ file</w:t>
      </w:r>
    </w:p>
    <w:p w14:paraId="20D7D996" w14:textId="4444A184" w:rsidR="00560A3E" w:rsidRPr="00073C79" w:rsidRDefault="00560A3E" w:rsidP="00560A3E">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014: Chia hai số nguyên dương </w:t>
      </w:r>
    </w:p>
    <w:p w14:paraId="13C31AA6" w14:textId="77777777" w:rsidR="00560A3E" w:rsidRDefault="00560A3E" w:rsidP="00560A3E">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p>
    <w:p w14:paraId="51BEAA4D" w14:textId="0D1E2F5E" w:rsidR="00241776" w:rsidRDefault="00241776" w:rsidP="00241776">
      <w:pPr>
        <w:pStyle w:val="ListParagraph"/>
        <w:tabs>
          <w:tab w:val="left" w:pos="810"/>
          <w:tab w:val="left" w:pos="900"/>
          <w:tab w:val="left" w:pos="990"/>
          <w:tab w:val="left" w:pos="1170"/>
        </w:tabs>
        <w:ind w:left="810" w:hanging="540"/>
        <w:rPr>
          <w:rFonts w:ascii="Times New Roman" w:hAnsi="Times New Roman" w:cs="Times New Roman"/>
          <w:sz w:val="24"/>
          <w:szCs w:val="24"/>
        </w:rPr>
      </w:pPr>
      <w:r w:rsidRPr="00241776">
        <w:rPr>
          <w:rFonts w:ascii="Times New Roman" w:hAnsi="Times New Roman" w:cs="Times New Roman"/>
          <w:noProof/>
          <w:sz w:val="24"/>
          <w:szCs w:val="24"/>
        </w:rPr>
        <w:drawing>
          <wp:inline distT="0" distB="0" distL="0" distR="0" wp14:anchorId="5A0BE28B" wp14:editId="2C7C23B7">
            <wp:extent cx="5943600" cy="3630305"/>
            <wp:effectExtent l="0" t="0" r="0" b="8255"/>
            <wp:docPr id="1046892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2070" name="Picture 1" descr="A screenshot of a computer&#10;&#10;Description automatically generated"/>
                    <pic:cNvPicPr/>
                  </pic:nvPicPr>
                  <pic:blipFill>
                    <a:blip r:embed="rId67"/>
                    <a:stretch>
                      <a:fillRect/>
                    </a:stretch>
                  </pic:blipFill>
                  <pic:spPr>
                    <a:xfrm>
                      <a:off x="0" y="0"/>
                      <a:ext cx="5951187" cy="3634939"/>
                    </a:xfrm>
                    <a:prstGeom prst="rect">
                      <a:avLst/>
                    </a:prstGeom>
                  </pic:spPr>
                </pic:pic>
              </a:graphicData>
            </a:graphic>
          </wp:inline>
        </w:drawing>
      </w:r>
    </w:p>
    <w:p w14:paraId="740454A7" w14:textId="66F8C1DD" w:rsidR="00AD692F" w:rsidRDefault="00AD692F" w:rsidP="00AD692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dương nhập từ bàn ph</w:t>
      </w:r>
    </w:p>
    <w:p w14:paraId="4323E1B4" w14:textId="77777777" w:rsidR="00AD692F" w:rsidRDefault="00AD692F" w:rsidP="00241776">
      <w:pPr>
        <w:pStyle w:val="ListParagraph"/>
        <w:tabs>
          <w:tab w:val="left" w:pos="810"/>
          <w:tab w:val="left" w:pos="900"/>
          <w:tab w:val="left" w:pos="990"/>
          <w:tab w:val="left" w:pos="1170"/>
        </w:tabs>
        <w:ind w:left="810" w:hanging="540"/>
        <w:rPr>
          <w:rFonts w:ascii="Times New Roman" w:hAnsi="Times New Roman" w:cs="Times New Roman"/>
          <w:sz w:val="24"/>
          <w:szCs w:val="24"/>
        </w:rPr>
      </w:pPr>
    </w:p>
    <w:p w14:paraId="03888277" w14:textId="04289B1B" w:rsidR="00AD692F" w:rsidRPr="00560A3E" w:rsidRDefault="00AD692F" w:rsidP="00241776">
      <w:pPr>
        <w:pStyle w:val="ListParagraph"/>
        <w:tabs>
          <w:tab w:val="left" w:pos="810"/>
          <w:tab w:val="left" w:pos="900"/>
          <w:tab w:val="left" w:pos="990"/>
          <w:tab w:val="left" w:pos="1170"/>
        </w:tabs>
        <w:ind w:left="810" w:hanging="540"/>
        <w:rPr>
          <w:rFonts w:ascii="Times New Roman" w:hAnsi="Times New Roman" w:cs="Times New Roman"/>
          <w:sz w:val="24"/>
          <w:szCs w:val="24"/>
        </w:rPr>
      </w:pPr>
      <w:r w:rsidRPr="00AD692F">
        <w:rPr>
          <w:rFonts w:ascii="Times New Roman" w:hAnsi="Times New Roman" w:cs="Times New Roman"/>
          <w:noProof/>
          <w:sz w:val="24"/>
          <w:szCs w:val="24"/>
        </w:rPr>
        <w:drawing>
          <wp:inline distT="0" distB="0" distL="0" distR="0" wp14:anchorId="24D316D4" wp14:editId="5378669C">
            <wp:extent cx="5943600" cy="3439236"/>
            <wp:effectExtent l="0" t="0" r="0" b="8890"/>
            <wp:docPr id="13612538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53817" name="Picture 1" descr="A screenshot of a computer screen&#10;&#10;Description automatically generated"/>
                    <pic:cNvPicPr/>
                  </pic:nvPicPr>
                  <pic:blipFill>
                    <a:blip r:embed="rId68"/>
                    <a:stretch>
                      <a:fillRect/>
                    </a:stretch>
                  </pic:blipFill>
                  <pic:spPr>
                    <a:xfrm>
                      <a:off x="0" y="0"/>
                      <a:ext cx="5943713" cy="3439301"/>
                    </a:xfrm>
                    <a:prstGeom prst="rect">
                      <a:avLst/>
                    </a:prstGeom>
                  </pic:spPr>
                </pic:pic>
              </a:graphicData>
            </a:graphic>
          </wp:inline>
        </w:drawing>
      </w:r>
    </w:p>
    <w:p w14:paraId="704564AE" w14:textId="13919DA1" w:rsidR="00AD692F" w:rsidRDefault="00AD692F" w:rsidP="00AD692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dương nhập từ file</w:t>
      </w:r>
    </w:p>
    <w:p w14:paraId="290199CD" w14:textId="0FD833E0" w:rsidR="00AD692F" w:rsidRPr="00073C79" w:rsidRDefault="00AD692F" w:rsidP="00AD692F">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015: Chia hai số nguyên âm </w:t>
      </w:r>
    </w:p>
    <w:p w14:paraId="1DCB8B53" w14:textId="77777777" w:rsidR="00AD692F" w:rsidRDefault="00AD692F" w:rsidP="00AD692F">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p>
    <w:p w14:paraId="47F1AECB" w14:textId="3DA7A7F4" w:rsidR="00AD692F" w:rsidRDefault="007F3BB1" w:rsidP="007F3BB1">
      <w:pPr>
        <w:pStyle w:val="ListParagraph"/>
        <w:tabs>
          <w:tab w:val="left" w:pos="810"/>
          <w:tab w:val="left" w:pos="900"/>
          <w:tab w:val="left" w:pos="990"/>
          <w:tab w:val="left" w:pos="1170"/>
        </w:tabs>
        <w:ind w:hanging="450"/>
        <w:rPr>
          <w:rFonts w:ascii="Times New Roman" w:hAnsi="Times New Roman" w:cs="Times New Roman"/>
          <w:sz w:val="24"/>
          <w:szCs w:val="24"/>
        </w:rPr>
      </w:pPr>
      <w:r w:rsidRPr="007F3BB1">
        <w:rPr>
          <w:rFonts w:ascii="Times New Roman" w:hAnsi="Times New Roman" w:cs="Times New Roman"/>
          <w:noProof/>
          <w:sz w:val="24"/>
          <w:szCs w:val="24"/>
        </w:rPr>
        <w:drawing>
          <wp:inline distT="0" distB="0" distL="0" distR="0" wp14:anchorId="63E3085E" wp14:editId="54B10BAE">
            <wp:extent cx="5942841" cy="3643952"/>
            <wp:effectExtent l="0" t="0" r="1270" b="0"/>
            <wp:docPr id="195632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22330" name="Picture 1" descr="A screenshot of a computer&#10;&#10;Description automatically generated"/>
                    <pic:cNvPicPr/>
                  </pic:nvPicPr>
                  <pic:blipFill>
                    <a:blip r:embed="rId69"/>
                    <a:stretch>
                      <a:fillRect/>
                    </a:stretch>
                  </pic:blipFill>
                  <pic:spPr>
                    <a:xfrm>
                      <a:off x="0" y="0"/>
                      <a:ext cx="5952886" cy="3650112"/>
                    </a:xfrm>
                    <a:prstGeom prst="rect">
                      <a:avLst/>
                    </a:prstGeom>
                  </pic:spPr>
                </pic:pic>
              </a:graphicData>
            </a:graphic>
          </wp:inline>
        </w:drawing>
      </w:r>
    </w:p>
    <w:p w14:paraId="312C48F4" w14:textId="4E1F50AE" w:rsidR="00CD4B5F" w:rsidRDefault="00CD4B5F" w:rsidP="00CD4B5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âm nhập từ bàn phím</w:t>
      </w:r>
    </w:p>
    <w:p w14:paraId="259A7765" w14:textId="77777777" w:rsidR="00CD4B5F" w:rsidRDefault="00CD4B5F" w:rsidP="007F3BB1">
      <w:pPr>
        <w:pStyle w:val="ListParagraph"/>
        <w:tabs>
          <w:tab w:val="left" w:pos="810"/>
          <w:tab w:val="left" w:pos="900"/>
          <w:tab w:val="left" w:pos="990"/>
          <w:tab w:val="left" w:pos="1170"/>
        </w:tabs>
        <w:ind w:hanging="450"/>
        <w:rPr>
          <w:rFonts w:ascii="Times New Roman" w:hAnsi="Times New Roman" w:cs="Times New Roman"/>
          <w:sz w:val="24"/>
          <w:szCs w:val="24"/>
        </w:rPr>
      </w:pPr>
    </w:p>
    <w:p w14:paraId="25C0DE88" w14:textId="3D4989B2" w:rsidR="00CD4B5F" w:rsidRDefault="00CD4B5F" w:rsidP="007F3BB1">
      <w:pPr>
        <w:pStyle w:val="ListParagraph"/>
        <w:tabs>
          <w:tab w:val="left" w:pos="810"/>
          <w:tab w:val="left" w:pos="900"/>
          <w:tab w:val="left" w:pos="990"/>
          <w:tab w:val="left" w:pos="1170"/>
        </w:tabs>
        <w:ind w:hanging="450"/>
        <w:rPr>
          <w:rFonts w:ascii="Times New Roman" w:hAnsi="Times New Roman" w:cs="Times New Roman"/>
          <w:sz w:val="24"/>
          <w:szCs w:val="24"/>
        </w:rPr>
      </w:pPr>
      <w:r w:rsidRPr="00CD4B5F">
        <w:rPr>
          <w:rFonts w:ascii="Times New Roman" w:hAnsi="Times New Roman" w:cs="Times New Roman"/>
          <w:noProof/>
          <w:sz w:val="24"/>
          <w:szCs w:val="24"/>
        </w:rPr>
        <w:drawing>
          <wp:inline distT="0" distB="0" distL="0" distR="0" wp14:anchorId="49344DFA" wp14:editId="415F0A43">
            <wp:extent cx="5943600" cy="3384645"/>
            <wp:effectExtent l="0" t="0" r="0" b="6350"/>
            <wp:docPr id="67649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5187" name="Picture 1" descr="A screenshot of a computer&#10;&#10;Description automatically generated"/>
                    <pic:cNvPicPr/>
                  </pic:nvPicPr>
                  <pic:blipFill>
                    <a:blip r:embed="rId70"/>
                    <a:stretch>
                      <a:fillRect/>
                    </a:stretch>
                  </pic:blipFill>
                  <pic:spPr>
                    <a:xfrm>
                      <a:off x="0" y="0"/>
                      <a:ext cx="5944478" cy="3385145"/>
                    </a:xfrm>
                    <a:prstGeom prst="rect">
                      <a:avLst/>
                    </a:prstGeom>
                  </pic:spPr>
                </pic:pic>
              </a:graphicData>
            </a:graphic>
          </wp:inline>
        </w:drawing>
      </w:r>
    </w:p>
    <w:p w14:paraId="33EC99B8" w14:textId="286C9052" w:rsidR="00CD4B5F" w:rsidRDefault="00CD4B5F" w:rsidP="00CD4B5F">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âm nhập từ file</w:t>
      </w:r>
    </w:p>
    <w:p w14:paraId="01C0C031" w14:textId="7840C21A" w:rsidR="00C453B2" w:rsidRPr="00073C79" w:rsidRDefault="00C453B2" w:rsidP="00C453B2">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Test case 01</w:t>
      </w:r>
      <w:r w:rsidR="0056270A" w:rsidRPr="00073C79">
        <w:rPr>
          <w:rFonts w:ascii="Times New Roman" w:hAnsi="Times New Roman" w:cs="Times New Roman"/>
          <w:b/>
          <w:bCs/>
          <w:sz w:val="24"/>
          <w:szCs w:val="24"/>
        </w:rPr>
        <w:t>6</w:t>
      </w:r>
      <w:r w:rsidRPr="00073C79">
        <w:rPr>
          <w:rFonts w:ascii="Times New Roman" w:hAnsi="Times New Roman" w:cs="Times New Roman"/>
          <w:b/>
          <w:bCs/>
          <w:sz w:val="24"/>
          <w:szCs w:val="24"/>
        </w:rPr>
        <w:t>: Chia hai số nguyên trái dấu</w:t>
      </w:r>
    </w:p>
    <w:p w14:paraId="5A99C295" w14:textId="77777777" w:rsidR="00C453B2" w:rsidRDefault="00C453B2" w:rsidP="00C453B2">
      <w:pPr>
        <w:pStyle w:val="ListParagraph"/>
        <w:numPr>
          <w:ilvl w:val="0"/>
          <w:numId w:val="91"/>
        </w:numPr>
        <w:tabs>
          <w:tab w:val="left" w:pos="810"/>
          <w:tab w:val="left" w:pos="900"/>
          <w:tab w:val="left" w:pos="990"/>
          <w:tab w:val="left" w:pos="1170"/>
        </w:tabs>
        <w:ind w:left="180" w:firstLine="630"/>
        <w:rPr>
          <w:rFonts w:ascii="Times New Roman" w:hAnsi="Times New Roman" w:cs="Times New Roman"/>
          <w:sz w:val="24"/>
          <w:szCs w:val="24"/>
        </w:rPr>
      </w:pPr>
      <w:r>
        <w:rPr>
          <w:rFonts w:ascii="Times New Roman" w:hAnsi="Times New Roman" w:cs="Times New Roman"/>
          <w:sz w:val="24"/>
          <w:szCs w:val="24"/>
        </w:rPr>
        <w:t>Các bước thực hiện tương tự trên.</w:t>
      </w:r>
    </w:p>
    <w:p w14:paraId="3393C547" w14:textId="4D1DCCA1" w:rsidR="00E8568E" w:rsidRDefault="00E8568E" w:rsidP="00E8568E">
      <w:pPr>
        <w:pStyle w:val="ListParagraph"/>
        <w:tabs>
          <w:tab w:val="left" w:pos="810"/>
          <w:tab w:val="left" w:pos="900"/>
          <w:tab w:val="left" w:pos="990"/>
          <w:tab w:val="left" w:pos="1170"/>
        </w:tabs>
        <w:ind w:left="810" w:hanging="540"/>
        <w:rPr>
          <w:rFonts w:ascii="Times New Roman" w:hAnsi="Times New Roman" w:cs="Times New Roman"/>
          <w:sz w:val="24"/>
          <w:szCs w:val="24"/>
        </w:rPr>
      </w:pPr>
      <w:r w:rsidRPr="00E8568E">
        <w:rPr>
          <w:rFonts w:ascii="Times New Roman" w:hAnsi="Times New Roman" w:cs="Times New Roman"/>
          <w:noProof/>
          <w:sz w:val="24"/>
          <w:szCs w:val="24"/>
        </w:rPr>
        <w:drawing>
          <wp:inline distT="0" distB="0" distL="0" distR="0" wp14:anchorId="0B4014D5" wp14:editId="1A1167A5">
            <wp:extent cx="5942701" cy="3712191"/>
            <wp:effectExtent l="0" t="0" r="1270" b="3175"/>
            <wp:docPr id="22014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8581" name="Picture 1" descr="A screenshot of a computer&#10;&#10;Description automatically generated"/>
                    <pic:cNvPicPr/>
                  </pic:nvPicPr>
                  <pic:blipFill>
                    <a:blip r:embed="rId71"/>
                    <a:stretch>
                      <a:fillRect/>
                    </a:stretch>
                  </pic:blipFill>
                  <pic:spPr>
                    <a:xfrm>
                      <a:off x="0" y="0"/>
                      <a:ext cx="5950149" cy="3716843"/>
                    </a:xfrm>
                    <a:prstGeom prst="rect">
                      <a:avLst/>
                    </a:prstGeom>
                  </pic:spPr>
                </pic:pic>
              </a:graphicData>
            </a:graphic>
          </wp:inline>
        </w:drawing>
      </w:r>
    </w:p>
    <w:p w14:paraId="0B4D71C7" w14:textId="4CA2B8ED" w:rsidR="00520F2E" w:rsidRDefault="00520F2E" w:rsidP="00520F2E">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trái dấu nhập từ bàn phím</w:t>
      </w:r>
    </w:p>
    <w:p w14:paraId="4B9062ED" w14:textId="77777777" w:rsidR="00520F2E" w:rsidRDefault="00520F2E" w:rsidP="00E8568E">
      <w:pPr>
        <w:pStyle w:val="ListParagraph"/>
        <w:tabs>
          <w:tab w:val="left" w:pos="810"/>
          <w:tab w:val="left" w:pos="900"/>
          <w:tab w:val="left" w:pos="990"/>
          <w:tab w:val="left" w:pos="1170"/>
        </w:tabs>
        <w:ind w:left="810" w:hanging="540"/>
        <w:rPr>
          <w:rFonts w:ascii="Times New Roman" w:hAnsi="Times New Roman" w:cs="Times New Roman"/>
          <w:sz w:val="24"/>
          <w:szCs w:val="24"/>
        </w:rPr>
      </w:pPr>
    </w:p>
    <w:p w14:paraId="29873040" w14:textId="5C37FA60" w:rsidR="00520F2E" w:rsidRDefault="00520F2E" w:rsidP="00E8568E">
      <w:pPr>
        <w:pStyle w:val="ListParagraph"/>
        <w:tabs>
          <w:tab w:val="left" w:pos="810"/>
          <w:tab w:val="left" w:pos="900"/>
          <w:tab w:val="left" w:pos="990"/>
          <w:tab w:val="left" w:pos="1170"/>
        </w:tabs>
        <w:ind w:left="810" w:hanging="540"/>
        <w:rPr>
          <w:rFonts w:ascii="Times New Roman" w:hAnsi="Times New Roman" w:cs="Times New Roman"/>
          <w:sz w:val="24"/>
          <w:szCs w:val="24"/>
        </w:rPr>
      </w:pPr>
      <w:r w:rsidRPr="00520F2E">
        <w:rPr>
          <w:rFonts w:ascii="Times New Roman" w:hAnsi="Times New Roman" w:cs="Times New Roman"/>
          <w:noProof/>
          <w:sz w:val="24"/>
          <w:szCs w:val="24"/>
        </w:rPr>
        <w:drawing>
          <wp:inline distT="0" distB="0" distL="0" distR="0" wp14:anchorId="6A8D2065" wp14:editId="7BF0DD31">
            <wp:extent cx="5943600" cy="3425588"/>
            <wp:effectExtent l="0" t="0" r="0" b="3810"/>
            <wp:docPr id="252764882"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4882" name="Picture 1" descr="A black screen with white lines&#10;&#10;Description automatically generated"/>
                    <pic:cNvPicPr/>
                  </pic:nvPicPr>
                  <pic:blipFill>
                    <a:blip r:embed="rId72"/>
                    <a:stretch>
                      <a:fillRect/>
                    </a:stretch>
                  </pic:blipFill>
                  <pic:spPr>
                    <a:xfrm>
                      <a:off x="0" y="0"/>
                      <a:ext cx="5944855" cy="3426311"/>
                    </a:xfrm>
                    <a:prstGeom prst="rect">
                      <a:avLst/>
                    </a:prstGeom>
                  </pic:spPr>
                </pic:pic>
              </a:graphicData>
            </a:graphic>
          </wp:inline>
        </w:drawing>
      </w:r>
    </w:p>
    <w:p w14:paraId="137E370A" w14:textId="22C2704C" w:rsidR="00520F2E" w:rsidRDefault="00520F2E" w:rsidP="00520F2E">
      <w:pPr>
        <w:pStyle w:val="ListParagraph"/>
        <w:tabs>
          <w:tab w:val="left" w:pos="810"/>
          <w:tab w:val="left" w:pos="900"/>
          <w:tab w:val="left" w:pos="990"/>
          <w:tab w:val="left" w:pos="1170"/>
        </w:tabs>
        <w:ind w:left="1440"/>
        <w:rPr>
          <w:rFonts w:ascii="Times New Roman" w:hAnsi="Times New Roman" w:cs="Times New Roman"/>
          <w:i/>
          <w:iCs/>
          <w:sz w:val="24"/>
          <w:szCs w:val="24"/>
        </w:rPr>
      </w:pPr>
      <w:r>
        <w:rPr>
          <w:rFonts w:ascii="Times New Roman" w:hAnsi="Times New Roman" w:cs="Times New Roman"/>
          <w:i/>
          <w:iCs/>
          <w:sz w:val="24"/>
          <w:szCs w:val="24"/>
        </w:rPr>
        <w:t>Phép chia hai số nguyên trái dấu nhập từ file</w:t>
      </w:r>
    </w:p>
    <w:p w14:paraId="0C44DBAF" w14:textId="3E6968D6" w:rsidR="00FB26FB" w:rsidRPr="00073C79" w:rsidRDefault="00FB26FB" w:rsidP="00FB26FB">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017: Chia một số cho </w:t>
      </w:r>
      <w:proofErr w:type="gramStart"/>
      <w:r w:rsidRPr="00073C79">
        <w:rPr>
          <w:rFonts w:ascii="Times New Roman" w:hAnsi="Times New Roman" w:cs="Times New Roman"/>
          <w:b/>
          <w:bCs/>
          <w:sz w:val="24"/>
          <w:szCs w:val="24"/>
        </w:rPr>
        <w:t>0;</w:t>
      </w:r>
      <w:proofErr w:type="gramEnd"/>
    </w:p>
    <w:p w14:paraId="105FA71D" w14:textId="2DEDC7E8" w:rsidR="00FB26FB" w:rsidRDefault="00FB26FB" w:rsidP="00FB26FB">
      <w:pPr>
        <w:pStyle w:val="ListParagraph"/>
        <w:numPr>
          <w:ilvl w:val="0"/>
          <w:numId w:val="91"/>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Input: Một số nguyên khác 0 và một số nguyên bằng 0</w:t>
      </w:r>
    </w:p>
    <w:p w14:paraId="1D82E912" w14:textId="0AE68F3D" w:rsidR="00FB26FB" w:rsidRDefault="00FB26FB" w:rsidP="00FB26FB">
      <w:pPr>
        <w:pStyle w:val="ListParagraph"/>
        <w:numPr>
          <w:ilvl w:val="0"/>
          <w:numId w:val="91"/>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Output: Thông báo lỗi rồi dừng lại chương trình.</w:t>
      </w:r>
    </w:p>
    <w:p w14:paraId="60BA9F37" w14:textId="2EF5C20C" w:rsidR="00401984" w:rsidRDefault="00401984" w:rsidP="00401984">
      <w:pPr>
        <w:tabs>
          <w:tab w:val="left" w:pos="810"/>
          <w:tab w:val="left" w:pos="900"/>
          <w:tab w:val="left" w:pos="990"/>
          <w:tab w:val="left" w:pos="1170"/>
        </w:tabs>
        <w:ind w:left="1080" w:hanging="810"/>
        <w:rPr>
          <w:rFonts w:ascii="Times New Roman" w:hAnsi="Times New Roman" w:cs="Times New Roman"/>
          <w:i/>
          <w:iCs/>
          <w:sz w:val="24"/>
          <w:szCs w:val="24"/>
        </w:rPr>
      </w:pPr>
      <w:r w:rsidRPr="00401984">
        <w:rPr>
          <w:i/>
          <w:iCs/>
          <w:noProof/>
        </w:rPr>
        <w:drawing>
          <wp:inline distT="0" distB="0" distL="0" distR="0" wp14:anchorId="1EB75268" wp14:editId="4B507547">
            <wp:extent cx="5496692" cy="3505689"/>
            <wp:effectExtent l="0" t="0" r="8890" b="0"/>
            <wp:docPr id="80938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83945" name="Picture 1" descr="A screenshot of a computer&#10;&#10;Description automatically generated"/>
                    <pic:cNvPicPr/>
                  </pic:nvPicPr>
                  <pic:blipFill>
                    <a:blip r:embed="rId73"/>
                    <a:stretch>
                      <a:fillRect/>
                    </a:stretch>
                  </pic:blipFill>
                  <pic:spPr>
                    <a:xfrm>
                      <a:off x="0" y="0"/>
                      <a:ext cx="5496692" cy="3505689"/>
                    </a:xfrm>
                    <a:prstGeom prst="rect">
                      <a:avLst/>
                    </a:prstGeom>
                  </pic:spPr>
                </pic:pic>
              </a:graphicData>
            </a:graphic>
          </wp:inline>
        </w:drawing>
      </w:r>
      <w:r w:rsidRPr="00401984">
        <w:rPr>
          <w:rFonts w:ascii="Times New Roman" w:hAnsi="Times New Roman" w:cs="Times New Roman"/>
          <w:i/>
          <w:iCs/>
          <w:sz w:val="24"/>
          <w:szCs w:val="24"/>
        </w:rPr>
        <w:br/>
      </w:r>
      <w:r>
        <w:rPr>
          <w:rFonts w:ascii="Times New Roman" w:hAnsi="Times New Roman" w:cs="Times New Roman"/>
          <w:i/>
          <w:iCs/>
          <w:sz w:val="24"/>
          <w:szCs w:val="24"/>
        </w:rPr>
        <w:t xml:space="preserve">                               </w:t>
      </w:r>
      <w:r w:rsidRPr="00401984">
        <w:rPr>
          <w:rFonts w:ascii="Times New Roman" w:hAnsi="Times New Roman" w:cs="Times New Roman"/>
          <w:i/>
          <w:iCs/>
          <w:sz w:val="24"/>
          <w:szCs w:val="24"/>
        </w:rPr>
        <w:t>Minh họa một số chia cho 0</w:t>
      </w:r>
    </w:p>
    <w:p w14:paraId="18782932" w14:textId="559C7BB0" w:rsidR="007F5552" w:rsidRPr="00073C79" w:rsidRDefault="007F5552" w:rsidP="007F5552">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t xml:space="preserve">Test case 018: </w:t>
      </w:r>
      <w:r w:rsidR="003F7B19" w:rsidRPr="00073C79">
        <w:rPr>
          <w:rFonts w:ascii="Times New Roman" w:hAnsi="Times New Roman" w:cs="Times New Roman"/>
          <w:b/>
          <w:bCs/>
          <w:sz w:val="24"/>
          <w:szCs w:val="24"/>
        </w:rPr>
        <w:t>In kết quả ra file</w:t>
      </w:r>
    </w:p>
    <w:p w14:paraId="0B322F3E" w14:textId="2848789E" w:rsidR="003F7B19" w:rsidRDefault="003F7B19" w:rsidP="003F7B19">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Sau khi thực hiện các phép toán thì người dùng có quyền lựa chọn thực hiện in kết quả ra file hay không</w:t>
      </w:r>
    </w:p>
    <w:p w14:paraId="08F5261A" w14:textId="779A3FB8" w:rsidR="003F7B19" w:rsidRDefault="003F7B19" w:rsidP="003F7B19">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Input:  Nhập “Y” nếu muốn in hoặc “N” nếu không muốn in </w:t>
      </w:r>
    </w:p>
    <w:p w14:paraId="46343397" w14:textId="68A054B4" w:rsidR="003F7B19" w:rsidRDefault="003F7B19" w:rsidP="003F7B19">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Output: Nếu muốn in thì nhập đường dẫn đến file, nếu không thì chương trình kết thúc</w:t>
      </w:r>
    </w:p>
    <w:p w14:paraId="35493C96" w14:textId="569DAEDD" w:rsidR="00620E20" w:rsidRDefault="00620E20" w:rsidP="000654DA">
      <w:pPr>
        <w:pStyle w:val="ListParagraph"/>
        <w:tabs>
          <w:tab w:val="left" w:pos="360"/>
          <w:tab w:val="left" w:pos="810"/>
          <w:tab w:val="left" w:pos="900"/>
          <w:tab w:val="left" w:pos="990"/>
          <w:tab w:val="left" w:pos="1170"/>
        </w:tabs>
        <w:ind w:left="1440" w:hanging="1170"/>
        <w:rPr>
          <w:rFonts w:ascii="Times New Roman" w:hAnsi="Times New Roman" w:cs="Times New Roman"/>
          <w:sz w:val="24"/>
          <w:szCs w:val="24"/>
        </w:rPr>
      </w:pPr>
      <w:r w:rsidRPr="00620E20">
        <w:rPr>
          <w:rFonts w:ascii="Times New Roman" w:hAnsi="Times New Roman" w:cs="Times New Roman"/>
          <w:noProof/>
          <w:sz w:val="24"/>
          <w:szCs w:val="24"/>
        </w:rPr>
        <w:lastRenderedPageBreak/>
        <w:drawing>
          <wp:inline distT="0" distB="0" distL="0" distR="0" wp14:anchorId="70B6E0C4" wp14:editId="6A907CF5">
            <wp:extent cx="5943600" cy="3057098"/>
            <wp:effectExtent l="0" t="0" r="0" b="0"/>
            <wp:docPr id="67016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62174" name="Picture 1" descr="A screenshot of a computer&#10;&#10;Description automatically generated"/>
                    <pic:cNvPicPr/>
                  </pic:nvPicPr>
                  <pic:blipFill>
                    <a:blip r:embed="rId74"/>
                    <a:stretch>
                      <a:fillRect/>
                    </a:stretch>
                  </pic:blipFill>
                  <pic:spPr>
                    <a:xfrm>
                      <a:off x="0" y="0"/>
                      <a:ext cx="5950753" cy="3060777"/>
                    </a:xfrm>
                    <a:prstGeom prst="rect">
                      <a:avLst/>
                    </a:prstGeom>
                  </pic:spPr>
                </pic:pic>
              </a:graphicData>
            </a:graphic>
          </wp:inline>
        </w:drawing>
      </w:r>
    </w:p>
    <w:p w14:paraId="0EFA23B5" w14:textId="7D0B3CB1" w:rsidR="00C81AF0" w:rsidRDefault="00C81AF0" w:rsidP="00C81AF0">
      <w:pPr>
        <w:pStyle w:val="ListParagraph"/>
        <w:tabs>
          <w:tab w:val="left" w:pos="810"/>
          <w:tab w:val="left" w:pos="900"/>
          <w:tab w:val="left" w:pos="990"/>
          <w:tab w:val="left" w:pos="1170"/>
        </w:tabs>
        <w:ind w:left="1440" w:firstLine="1170"/>
        <w:rPr>
          <w:rFonts w:ascii="Times New Roman" w:hAnsi="Times New Roman" w:cs="Times New Roman"/>
          <w:i/>
          <w:iCs/>
          <w:sz w:val="24"/>
          <w:szCs w:val="24"/>
        </w:rPr>
      </w:pPr>
      <w:r w:rsidRPr="00C81AF0">
        <w:rPr>
          <w:rFonts w:ascii="Times New Roman" w:hAnsi="Times New Roman" w:cs="Times New Roman"/>
          <w:i/>
          <w:iCs/>
          <w:sz w:val="24"/>
          <w:szCs w:val="24"/>
        </w:rPr>
        <w:t>Minh họa nếu lựa chọn in kết quả</w:t>
      </w:r>
    </w:p>
    <w:p w14:paraId="5CEF9AA0" w14:textId="6A11A1B7" w:rsidR="00C81AF0" w:rsidRDefault="000654DA" w:rsidP="000654DA">
      <w:pPr>
        <w:tabs>
          <w:tab w:val="left" w:pos="810"/>
          <w:tab w:val="left" w:pos="900"/>
          <w:tab w:val="left" w:pos="990"/>
          <w:tab w:val="left" w:pos="1170"/>
        </w:tabs>
        <w:ind w:firstLine="270"/>
        <w:rPr>
          <w:rFonts w:ascii="Times New Roman" w:hAnsi="Times New Roman" w:cs="Times New Roman"/>
          <w:i/>
          <w:iCs/>
          <w:sz w:val="24"/>
          <w:szCs w:val="24"/>
        </w:rPr>
      </w:pPr>
      <w:r w:rsidRPr="000654DA">
        <w:rPr>
          <w:rFonts w:ascii="Times New Roman" w:hAnsi="Times New Roman" w:cs="Times New Roman"/>
          <w:i/>
          <w:iCs/>
          <w:noProof/>
          <w:sz w:val="24"/>
          <w:szCs w:val="24"/>
        </w:rPr>
        <w:drawing>
          <wp:inline distT="0" distB="0" distL="0" distR="0" wp14:anchorId="4175D095" wp14:editId="40B61086">
            <wp:extent cx="5943600" cy="4020185"/>
            <wp:effectExtent l="0" t="0" r="0" b="0"/>
            <wp:docPr id="1773940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40828" name="Picture 1" descr="A screenshot of a computer&#10;&#10;Description automatically generated"/>
                    <pic:cNvPicPr/>
                  </pic:nvPicPr>
                  <pic:blipFill>
                    <a:blip r:embed="rId75"/>
                    <a:stretch>
                      <a:fillRect/>
                    </a:stretch>
                  </pic:blipFill>
                  <pic:spPr>
                    <a:xfrm>
                      <a:off x="0" y="0"/>
                      <a:ext cx="5943600" cy="4020185"/>
                    </a:xfrm>
                    <a:prstGeom prst="rect">
                      <a:avLst/>
                    </a:prstGeom>
                  </pic:spPr>
                </pic:pic>
              </a:graphicData>
            </a:graphic>
          </wp:inline>
        </w:drawing>
      </w:r>
    </w:p>
    <w:p w14:paraId="5487F649" w14:textId="6F00DCB5" w:rsidR="000654DA" w:rsidRDefault="000654DA" w:rsidP="000654DA">
      <w:pPr>
        <w:pStyle w:val="ListParagraph"/>
        <w:tabs>
          <w:tab w:val="left" w:pos="810"/>
          <w:tab w:val="left" w:pos="900"/>
          <w:tab w:val="left" w:pos="990"/>
          <w:tab w:val="left" w:pos="1170"/>
        </w:tabs>
        <w:ind w:left="1440" w:firstLine="1170"/>
        <w:rPr>
          <w:rFonts w:ascii="Times New Roman" w:hAnsi="Times New Roman" w:cs="Times New Roman"/>
          <w:i/>
          <w:iCs/>
          <w:sz w:val="24"/>
          <w:szCs w:val="24"/>
        </w:rPr>
      </w:pPr>
      <w:r w:rsidRPr="00C81AF0">
        <w:rPr>
          <w:rFonts w:ascii="Times New Roman" w:hAnsi="Times New Roman" w:cs="Times New Roman"/>
          <w:i/>
          <w:iCs/>
          <w:sz w:val="24"/>
          <w:szCs w:val="24"/>
        </w:rPr>
        <w:t>Minh họa nếu lựa chọn</w:t>
      </w:r>
      <w:r>
        <w:rPr>
          <w:rFonts w:ascii="Times New Roman" w:hAnsi="Times New Roman" w:cs="Times New Roman"/>
          <w:i/>
          <w:iCs/>
          <w:sz w:val="24"/>
          <w:szCs w:val="24"/>
        </w:rPr>
        <w:t xml:space="preserve"> không</w:t>
      </w:r>
      <w:r w:rsidRPr="00C81AF0">
        <w:rPr>
          <w:rFonts w:ascii="Times New Roman" w:hAnsi="Times New Roman" w:cs="Times New Roman"/>
          <w:i/>
          <w:iCs/>
          <w:sz w:val="24"/>
          <w:szCs w:val="24"/>
        </w:rPr>
        <w:t xml:space="preserve"> in kết quả</w:t>
      </w:r>
    </w:p>
    <w:p w14:paraId="4302912B" w14:textId="77777777" w:rsidR="000654DA" w:rsidRPr="00C81AF0" w:rsidRDefault="000654DA" w:rsidP="000654DA">
      <w:pPr>
        <w:tabs>
          <w:tab w:val="left" w:pos="810"/>
          <w:tab w:val="left" w:pos="900"/>
          <w:tab w:val="left" w:pos="990"/>
          <w:tab w:val="left" w:pos="1170"/>
        </w:tabs>
        <w:ind w:firstLine="270"/>
        <w:rPr>
          <w:rFonts w:ascii="Times New Roman" w:hAnsi="Times New Roman" w:cs="Times New Roman"/>
          <w:i/>
          <w:iCs/>
          <w:sz w:val="24"/>
          <w:szCs w:val="24"/>
        </w:rPr>
      </w:pPr>
    </w:p>
    <w:p w14:paraId="5619FB7F" w14:textId="09B17D01" w:rsidR="000654DA" w:rsidRPr="00073C79" w:rsidRDefault="000654DA" w:rsidP="000654DA">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lastRenderedPageBreak/>
        <w:t xml:space="preserve">Test case 019: </w:t>
      </w:r>
      <w:r w:rsidR="00B95FAC" w:rsidRPr="00073C79">
        <w:rPr>
          <w:rFonts w:ascii="Times New Roman" w:hAnsi="Times New Roman" w:cs="Times New Roman"/>
          <w:b/>
          <w:bCs/>
          <w:sz w:val="24"/>
          <w:szCs w:val="24"/>
        </w:rPr>
        <w:t>Lựa chọn in kết quả ra file</w:t>
      </w:r>
    </w:p>
    <w:p w14:paraId="3DD22369" w14:textId="4A881F03" w:rsidR="000654DA" w:rsidRDefault="000654DA" w:rsidP="000654DA">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Sau khi </w:t>
      </w:r>
      <w:r w:rsidR="00B95FAC">
        <w:rPr>
          <w:rFonts w:ascii="Times New Roman" w:hAnsi="Times New Roman" w:cs="Times New Roman"/>
          <w:sz w:val="24"/>
          <w:szCs w:val="24"/>
        </w:rPr>
        <w:t>lựa chọn nhập file thì chương trình yêu cầu nhập đường dẫn</w:t>
      </w:r>
    </w:p>
    <w:p w14:paraId="41A538AE" w14:textId="73EA9A7D" w:rsidR="000654DA" w:rsidRDefault="000654DA" w:rsidP="000654DA">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Input:  </w:t>
      </w:r>
      <w:r w:rsidR="00EA76DE">
        <w:rPr>
          <w:rFonts w:ascii="Times New Roman" w:hAnsi="Times New Roman" w:cs="Times New Roman"/>
          <w:sz w:val="24"/>
          <w:szCs w:val="24"/>
        </w:rPr>
        <w:t>Đường dẫn đến file (.txt) cần lưu kết quả</w:t>
      </w:r>
      <w:r>
        <w:rPr>
          <w:rFonts w:ascii="Times New Roman" w:hAnsi="Times New Roman" w:cs="Times New Roman"/>
          <w:sz w:val="24"/>
          <w:szCs w:val="24"/>
        </w:rPr>
        <w:t xml:space="preserve"> </w:t>
      </w:r>
    </w:p>
    <w:p w14:paraId="050CA1CB" w14:textId="596E2925" w:rsidR="00EA76DE" w:rsidRDefault="000654DA" w:rsidP="00A051CB">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Output: </w:t>
      </w:r>
      <w:r w:rsidR="00EA76DE">
        <w:rPr>
          <w:rFonts w:ascii="Times New Roman" w:hAnsi="Times New Roman" w:cs="Times New Roman"/>
          <w:sz w:val="24"/>
          <w:szCs w:val="24"/>
        </w:rPr>
        <w:t>Thông báo thành công và kết quả được ghi trong file</w:t>
      </w:r>
    </w:p>
    <w:p w14:paraId="4E7BFE58" w14:textId="57517371" w:rsidR="00A051CB" w:rsidRDefault="00A051CB" w:rsidP="00A051CB">
      <w:pPr>
        <w:pStyle w:val="ListParagraph"/>
        <w:tabs>
          <w:tab w:val="left" w:pos="810"/>
          <w:tab w:val="left" w:pos="900"/>
          <w:tab w:val="left" w:pos="990"/>
          <w:tab w:val="left" w:pos="1170"/>
        </w:tabs>
        <w:ind w:left="1440" w:hanging="1170"/>
        <w:rPr>
          <w:rFonts w:ascii="Times New Roman" w:hAnsi="Times New Roman" w:cs="Times New Roman"/>
          <w:sz w:val="24"/>
          <w:szCs w:val="24"/>
        </w:rPr>
      </w:pPr>
      <w:r w:rsidRPr="00A051CB">
        <w:rPr>
          <w:rFonts w:ascii="Times New Roman" w:hAnsi="Times New Roman" w:cs="Times New Roman"/>
          <w:noProof/>
          <w:sz w:val="24"/>
          <w:szCs w:val="24"/>
        </w:rPr>
        <w:drawing>
          <wp:inline distT="0" distB="0" distL="0" distR="0" wp14:anchorId="4052133D" wp14:editId="6E13FEF5">
            <wp:extent cx="5943600" cy="3971498"/>
            <wp:effectExtent l="0" t="0" r="0" b="0"/>
            <wp:docPr id="167951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1000" name="Picture 1" descr="A screenshot of a computer&#10;&#10;Description automatically generated"/>
                    <pic:cNvPicPr/>
                  </pic:nvPicPr>
                  <pic:blipFill>
                    <a:blip r:embed="rId76"/>
                    <a:stretch>
                      <a:fillRect/>
                    </a:stretch>
                  </pic:blipFill>
                  <pic:spPr>
                    <a:xfrm>
                      <a:off x="0" y="0"/>
                      <a:ext cx="5944947" cy="3972398"/>
                    </a:xfrm>
                    <a:prstGeom prst="rect">
                      <a:avLst/>
                    </a:prstGeom>
                  </pic:spPr>
                </pic:pic>
              </a:graphicData>
            </a:graphic>
          </wp:inline>
        </w:drawing>
      </w:r>
    </w:p>
    <w:p w14:paraId="1A0ACB96" w14:textId="402B9A12" w:rsidR="007F5552" w:rsidRPr="00401984" w:rsidRDefault="00800642" w:rsidP="00800642">
      <w:pPr>
        <w:pStyle w:val="ListParagraph"/>
        <w:tabs>
          <w:tab w:val="left" w:pos="810"/>
          <w:tab w:val="left" w:pos="900"/>
          <w:tab w:val="left" w:pos="990"/>
          <w:tab w:val="left" w:pos="1170"/>
        </w:tabs>
        <w:ind w:left="1440" w:firstLine="1350"/>
        <w:rPr>
          <w:rFonts w:ascii="Times New Roman" w:hAnsi="Times New Roman" w:cs="Times New Roman"/>
          <w:i/>
          <w:iCs/>
          <w:sz w:val="24"/>
          <w:szCs w:val="24"/>
        </w:rPr>
      </w:pPr>
      <w:r w:rsidRPr="00800642">
        <w:rPr>
          <w:rFonts w:ascii="Times New Roman" w:hAnsi="Times New Roman" w:cs="Times New Roman"/>
          <w:i/>
          <w:iCs/>
          <w:sz w:val="24"/>
          <w:szCs w:val="24"/>
        </w:rPr>
        <w:t>Màn hình hiển thị thông báo thành công</w:t>
      </w:r>
    </w:p>
    <w:p w14:paraId="5A052C38" w14:textId="7CB8E0DC" w:rsidR="00520F2E" w:rsidRDefault="00D308BD" w:rsidP="00E8568E">
      <w:pPr>
        <w:pStyle w:val="ListParagraph"/>
        <w:tabs>
          <w:tab w:val="left" w:pos="810"/>
          <w:tab w:val="left" w:pos="900"/>
          <w:tab w:val="left" w:pos="990"/>
          <w:tab w:val="left" w:pos="1170"/>
        </w:tabs>
        <w:ind w:left="810" w:hanging="540"/>
        <w:rPr>
          <w:rFonts w:ascii="Times New Roman" w:hAnsi="Times New Roman" w:cs="Times New Roman"/>
          <w:sz w:val="24"/>
          <w:szCs w:val="24"/>
        </w:rPr>
      </w:pPr>
      <w:r w:rsidRPr="00D308BD">
        <w:rPr>
          <w:rFonts w:ascii="Times New Roman" w:hAnsi="Times New Roman" w:cs="Times New Roman"/>
          <w:noProof/>
          <w:sz w:val="24"/>
          <w:szCs w:val="24"/>
        </w:rPr>
        <w:drawing>
          <wp:inline distT="0" distB="0" distL="0" distR="0" wp14:anchorId="5B974FBB" wp14:editId="2CD39C7B">
            <wp:extent cx="5943600" cy="2544445"/>
            <wp:effectExtent l="0" t="0" r="0" b="8255"/>
            <wp:docPr id="2126638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8217" name="Picture 1" descr="A screenshot of a computer&#10;&#10;Description automatically generated"/>
                    <pic:cNvPicPr/>
                  </pic:nvPicPr>
                  <pic:blipFill>
                    <a:blip r:embed="rId77"/>
                    <a:stretch>
                      <a:fillRect/>
                    </a:stretch>
                  </pic:blipFill>
                  <pic:spPr>
                    <a:xfrm>
                      <a:off x="0" y="0"/>
                      <a:ext cx="5943600" cy="2544445"/>
                    </a:xfrm>
                    <a:prstGeom prst="rect">
                      <a:avLst/>
                    </a:prstGeom>
                  </pic:spPr>
                </pic:pic>
              </a:graphicData>
            </a:graphic>
          </wp:inline>
        </w:drawing>
      </w:r>
    </w:p>
    <w:p w14:paraId="65C840AB" w14:textId="7244C996" w:rsidR="00D308BD" w:rsidRPr="00D308BD" w:rsidRDefault="00D308BD" w:rsidP="00D308BD">
      <w:pPr>
        <w:pStyle w:val="ListParagraph"/>
        <w:tabs>
          <w:tab w:val="left" w:pos="810"/>
          <w:tab w:val="left" w:pos="900"/>
          <w:tab w:val="left" w:pos="990"/>
          <w:tab w:val="left" w:pos="1170"/>
        </w:tabs>
        <w:ind w:left="810" w:firstLine="1980"/>
        <w:rPr>
          <w:rFonts w:ascii="Times New Roman" w:hAnsi="Times New Roman" w:cs="Times New Roman"/>
          <w:i/>
          <w:iCs/>
          <w:sz w:val="24"/>
          <w:szCs w:val="24"/>
        </w:rPr>
      </w:pPr>
      <w:r w:rsidRPr="00D308BD">
        <w:rPr>
          <w:rFonts w:ascii="Times New Roman" w:hAnsi="Times New Roman" w:cs="Times New Roman"/>
          <w:i/>
          <w:iCs/>
          <w:sz w:val="24"/>
          <w:szCs w:val="24"/>
        </w:rPr>
        <w:t>Kết quả được lưu vào file Ket_Qua.txt</w:t>
      </w:r>
    </w:p>
    <w:p w14:paraId="35ED52A1" w14:textId="77777777" w:rsidR="00800642" w:rsidRPr="00D308BD" w:rsidRDefault="00800642" w:rsidP="00E8568E">
      <w:pPr>
        <w:pStyle w:val="ListParagraph"/>
        <w:tabs>
          <w:tab w:val="left" w:pos="810"/>
          <w:tab w:val="left" w:pos="900"/>
          <w:tab w:val="left" w:pos="990"/>
          <w:tab w:val="left" w:pos="1170"/>
        </w:tabs>
        <w:ind w:left="810" w:hanging="540"/>
        <w:rPr>
          <w:rFonts w:ascii="Times New Roman" w:hAnsi="Times New Roman" w:cs="Times New Roman"/>
          <w:i/>
          <w:iCs/>
          <w:sz w:val="24"/>
          <w:szCs w:val="24"/>
        </w:rPr>
      </w:pPr>
    </w:p>
    <w:p w14:paraId="65C439DC" w14:textId="77777777" w:rsidR="00CD4B5F" w:rsidRDefault="00CD4B5F" w:rsidP="007F3BB1">
      <w:pPr>
        <w:pStyle w:val="ListParagraph"/>
        <w:tabs>
          <w:tab w:val="left" w:pos="810"/>
          <w:tab w:val="left" w:pos="900"/>
          <w:tab w:val="left" w:pos="990"/>
          <w:tab w:val="left" w:pos="1170"/>
        </w:tabs>
        <w:ind w:hanging="450"/>
        <w:rPr>
          <w:rFonts w:ascii="Times New Roman" w:hAnsi="Times New Roman" w:cs="Times New Roman"/>
          <w:sz w:val="24"/>
          <w:szCs w:val="24"/>
        </w:rPr>
      </w:pPr>
    </w:p>
    <w:p w14:paraId="45BC7705" w14:textId="77777777" w:rsidR="00560A3E" w:rsidRDefault="00560A3E" w:rsidP="00560A3E">
      <w:pPr>
        <w:pStyle w:val="ListParagraph"/>
        <w:tabs>
          <w:tab w:val="left" w:pos="900"/>
          <w:tab w:val="left" w:pos="990"/>
          <w:tab w:val="left" w:pos="1170"/>
        </w:tabs>
        <w:ind w:left="180"/>
        <w:rPr>
          <w:rFonts w:ascii="Times New Roman" w:hAnsi="Times New Roman" w:cs="Times New Roman"/>
          <w:sz w:val="24"/>
          <w:szCs w:val="24"/>
        </w:rPr>
      </w:pPr>
    </w:p>
    <w:p w14:paraId="567582E9" w14:textId="1EB3FA7A" w:rsidR="00D308BD" w:rsidRPr="00073C79" w:rsidRDefault="00D308BD" w:rsidP="00D308BD">
      <w:pPr>
        <w:pStyle w:val="ListParagraph"/>
        <w:tabs>
          <w:tab w:val="left" w:pos="810"/>
          <w:tab w:val="left" w:pos="900"/>
          <w:tab w:val="left" w:pos="990"/>
          <w:tab w:val="left" w:pos="1170"/>
        </w:tabs>
        <w:rPr>
          <w:rFonts w:ascii="Times New Roman" w:hAnsi="Times New Roman" w:cs="Times New Roman"/>
          <w:b/>
          <w:bCs/>
          <w:sz w:val="24"/>
          <w:szCs w:val="24"/>
        </w:rPr>
      </w:pPr>
      <w:r w:rsidRPr="00073C79">
        <w:rPr>
          <w:rFonts w:ascii="Times New Roman" w:hAnsi="Times New Roman" w:cs="Times New Roman"/>
          <w:b/>
          <w:bCs/>
          <w:sz w:val="24"/>
          <w:szCs w:val="24"/>
        </w:rPr>
        <w:t>Test case 020: Nhập đường dẫn lưu kết quả không tồn tại hoặc sai</w:t>
      </w:r>
    </w:p>
    <w:p w14:paraId="752BFA10" w14:textId="77777777" w:rsidR="00D308BD" w:rsidRDefault="00D308BD" w:rsidP="00D308BD">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Sau khi lựa chọn nhập file thì chương trình yêu cầu nhập đường dẫn</w:t>
      </w:r>
    </w:p>
    <w:p w14:paraId="33252B5A" w14:textId="72E6C1FE" w:rsidR="00D308BD" w:rsidRDefault="00D308BD" w:rsidP="00D308BD">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Input:  Nhập một đường dẫn sai hoặc không tồn tại</w:t>
      </w:r>
    </w:p>
    <w:p w14:paraId="6E324A21" w14:textId="1733D4B5" w:rsidR="00B94EA0" w:rsidRDefault="00D308BD" w:rsidP="00B94EA0">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Output: Thông báo lỗi và kết thúc chương trình</w:t>
      </w:r>
    </w:p>
    <w:p w14:paraId="4681216F" w14:textId="0874CC12" w:rsidR="00F7729C" w:rsidRDefault="00F7729C" w:rsidP="00B94EA0">
      <w:pPr>
        <w:pStyle w:val="ListParagraph"/>
        <w:numPr>
          <w:ilvl w:val="0"/>
          <w:numId w:val="92"/>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Mô tả kiểm thử:</w:t>
      </w:r>
    </w:p>
    <w:p w14:paraId="499B5653" w14:textId="565A0ECB" w:rsidR="00F7729C" w:rsidRDefault="00F7729C" w:rsidP="00F7729C">
      <w:pPr>
        <w:pStyle w:val="ListParagraph"/>
        <w:numPr>
          <w:ilvl w:val="0"/>
          <w:numId w:val="93"/>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Đầu vào nhập một đường dẫn không dẫn đến file (.txt) nào cả</w:t>
      </w:r>
    </w:p>
    <w:p w14:paraId="4E140AF6" w14:textId="36F15DF2" w:rsidR="0045505C" w:rsidRPr="00B94EA0" w:rsidRDefault="0045505C" w:rsidP="00F7729C">
      <w:pPr>
        <w:pStyle w:val="ListParagraph"/>
        <w:numPr>
          <w:ilvl w:val="0"/>
          <w:numId w:val="93"/>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Chương trình chạy không đọc được file nên báo lỗi</w:t>
      </w:r>
    </w:p>
    <w:p w14:paraId="3814E90A" w14:textId="162CB591" w:rsidR="00B94EA0" w:rsidRDefault="00B94EA0" w:rsidP="00B94EA0">
      <w:pPr>
        <w:pStyle w:val="ListParagraph"/>
        <w:tabs>
          <w:tab w:val="left" w:pos="810"/>
          <w:tab w:val="left" w:pos="900"/>
          <w:tab w:val="left" w:pos="990"/>
          <w:tab w:val="left" w:pos="1170"/>
        </w:tabs>
        <w:ind w:left="1440" w:hanging="1170"/>
        <w:rPr>
          <w:rFonts w:ascii="Times New Roman" w:hAnsi="Times New Roman" w:cs="Times New Roman"/>
          <w:sz w:val="24"/>
          <w:szCs w:val="24"/>
        </w:rPr>
      </w:pPr>
      <w:r w:rsidRPr="00B94EA0">
        <w:rPr>
          <w:rFonts w:ascii="Times New Roman" w:hAnsi="Times New Roman" w:cs="Times New Roman"/>
          <w:noProof/>
          <w:sz w:val="24"/>
          <w:szCs w:val="24"/>
        </w:rPr>
        <w:drawing>
          <wp:inline distT="0" distB="0" distL="0" distR="0" wp14:anchorId="4C3E373E" wp14:editId="1C347A15">
            <wp:extent cx="5943600" cy="4853940"/>
            <wp:effectExtent l="0" t="0" r="0" b="3810"/>
            <wp:docPr id="160790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0994" name="Picture 1" descr="A screenshot of a computer&#10;&#10;Description automatically generated"/>
                    <pic:cNvPicPr/>
                  </pic:nvPicPr>
                  <pic:blipFill>
                    <a:blip r:embed="rId78"/>
                    <a:stretch>
                      <a:fillRect/>
                    </a:stretch>
                  </pic:blipFill>
                  <pic:spPr>
                    <a:xfrm>
                      <a:off x="0" y="0"/>
                      <a:ext cx="5943600" cy="4853940"/>
                    </a:xfrm>
                    <a:prstGeom prst="rect">
                      <a:avLst/>
                    </a:prstGeom>
                  </pic:spPr>
                </pic:pic>
              </a:graphicData>
            </a:graphic>
          </wp:inline>
        </w:drawing>
      </w:r>
    </w:p>
    <w:p w14:paraId="71A6E8E1" w14:textId="4D9CDC7C" w:rsidR="00560A3E" w:rsidRPr="0045505C" w:rsidRDefault="0045505C" w:rsidP="0045505C">
      <w:pPr>
        <w:pStyle w:val="ListParagraph"/>
        <w:tabs>
          <w:tab w:val="left" w:pos="810"/>
          <w:tab w:val="left" w:pos="900"/>
          <w:tab w:val="left" w:pos="990"/>
          <w:tab w:val="left" w:pos="1170"/>
        </w:tabs>
        <w:ind w:left="810" w:firstLine="1170"/>
        <w:rPr>
          <w:rFonts w:ascii="Times New Roman" w:hAnsi="Times New Roman" w:cs="Times New Roman"/>
          <w:i/>
          <w:iCs/>
          <w:sz w:val="24"/>
          <w:szCs w:val="24"/>
        </w:rPr>
      </w:pPr>
      <w:r w:rsidRPr="0045505C">
        <w:rPr>
          <w:rFonts w:ascii="Times New Roman" w:hAnsi="Times New Roman" w:cs="Times New Roman"/>
          <w:i/>
          <w:iCs/>
          <w:sz w:val="24"/>
          <w:szCs w:val="24"/>
        </w:rPr>
        <w:tab/>
        <w:t>Nhập sai đường dẫn và chương trình thông báo lỗi</w:t>
      </w:r>
    </w:p>
    <w:p w14:paraId="0FF5B5EE" w14:textId="74106509" w:rsidR="00D267FE" w:rsidRPr="0045505C" w:rsidRDefault="00D267FE" w:rsidP="0045505C">
      <w:pPr>
        <w:pStyle w:val="ListParagraph"/>
        <w:tabs>
          <w:tab w:val="left" w:pos="810"/>
          <w:tab w:val="left" w:pos="900"/>
          <w:tab w:val="left" w:pos="990"/>
          <w:tab w:val="left" w:pos="1170"/>
        </w:tabs>
        <w:ind w:left="810" w:firstLine="1440"/>
        <w:rPr>
          <w:rFonts w:ascii="Times New Roman" w:hAnsi="Times New Roman" w:cs="Times New Roman"/>
          <w:i/>
          <w:iCs/>
          <w:sz w:val="24"/>
          <w:szCs w:val="24"/>
        </w:rPr>
      </w:pPr>
    </w:p>
    <w:p w14:paraId="7BB40231" w14:textId="77777777" w:rsidR="00560A3E" w:rsidRPr="00560A3E" w:rsidRDefault="00560A3E" w:rsidP="00560A3E">
      <w:pPr>
        <w:tabs>
          <w:tab w:val="left" w:pos="810"/>
          <w:tab w:val="left" w:pos="900"/>
          <w:tab w:val="left" w:pos="990"/>
          <w:tab w:val="left" w:pos="1170"/>
        </w:tabs>
        <w:rPr>
          <w:rFonts w:ascii="Times New Roman" w:hAnsi="Times New Roman" w:cs="Times New Roman"/>
          <w:sz w:val="24"/>
          <w:szCs w:val="24"/>
        </w:rPr>
      </w:pPr>
    </w:p>
    <w:p w14:paraId="1688413F" w14:textId="77777777" w:rsidR="0011767A" w:rsidRPr="00D5210F" w:rsidRDefault="0011767A" w:rsidP="00A86AF7">
      <w:pPr>
        <w:pStyle w:val="ListParagraph"/>
        <w:tabs>
          <w:tab w:val="left" w:pos="810"/>
          <w:tab w:val="left" w:pos="900"/>
          <w:tab w:val="left" w:pos="990"/>
          <w:tab w:val="left" w:pos="1170"/>
        </w:tabs>
        <w:ind w:left="1440"/>
        <w:rPr>
          <w:rFonts w:ascii="Times New Roman" w:hAnsi="Times New Roman" w:cs="Times New Roman"/>
          <w:i/>
          <w:iCs/>
          <w:sz w:val="24"/>
          <w:szCs w:val="24"/>
        </w:rPr>
      </w:pPr>
    </w:p>
    <w:p w14:paraId="73A6FF49" w14:textId="77777777" w:rsidR="00792D41" w:rsidRDefault="00792D41" w:rsidP="00792D41">
      <w:pPr>
        <w:pStyle w:val="ListParagraph"/>
        <w:tabs>
          <w:tab w:val="left" w:pos="810"/>
          <w:tab w:val="left" w:pos="900"/>
          <w:tab w:val="left" w:pos="990"/>
          <w:tab w:val="left" w:pos="1170"/>
        </w:tabs>
        <w:ind w:left="1440" w:hanging="1260"/>
        <w:rPr>
          <w:rFonts w:ascii="Times New Roman" w:hAnsi="Times New Roman" w:cs="Times New Roman"/>
          <w:sz w:val="24"/>
          <w:szCs w:val="24"/>
        </w:rPr>
      </w:pPr>
    </w:p>
    <w:p w14:paraId="081F65A9" w14:textId="7AE9DC71" w:rsidR="00DD665A" w:rsidRPr="00DD665A" w:rsidRDefault="00DD665A" w:rsidP="00DD665A">
      <w:pPr>
        <w:tabs>
          <w:tab w:val="left" w:pos="810"/>
          <w:tab w:val="left" w:pos="900"/>
          <w:tab w:val="left" w:pos="990"/>
          <w:tab w:val="left" w:pos="1170"/>
        </w:tabs>
        <w:rPr>
          <w:rFonts w:ascii="Times New Roman" w:hAnsi="Times New Roman" w:cs="Times New Roman"/>
          <w:sz w:val="24"/>
          <w:szCs w:val="24"/>
          <w:u w:val="single"/>
        </w:rPr>
      </w:pPr>
    </w:p>
    <w:p w14:paraId="4F50D001" w14:textId="77777777" w:rsidR="00DD665A" w:rsidRPr="009C31A5" w:rsidRDefault="00DD665A" w:rsidP="00450CF1">
      <w:pPr>
        <w:pStyle w:val="ListParagraph"/>
        <w:tabs>
          <w:tab w:val="left" w:pos="810"/>
          <w:tab w:val="left" w:pos="900"/>
          <w:tab w:val="left" w:pos="990"/>
          <w:tab w:val="left" w:pos="1170"/>
        </w:tabs>
        <w:ind w:left="1440" w:hanging="540"/>
        <w:rPr>
          <w:rFonts w:ascii="Times New Roman" w:hAnsi="Times New Roman" w:cs="Times New Roman"/>
          <w:sz w:val="40"/>
          <w:szCs w:val="40"/>
        </w:rPr>
      </w:pPr>
    </w:p>
    <w:p w14:paraId="57346633" w14:textId="5CD43F65" w:rsidR="00DC09F0" w:rsidRPr="008653DE" w:rsidRDefault="00DC09F0" w:rsidP="009C31A5">
      <w:pPr>
        <w:tabs>
          <w:tab w:val="left" w:pos="810"/>
          <w:tab w:val="left" w:pos="900"/>
          <w:tab w:val="left" w:pos="990"/>
          <w:tab w:val="left" w:pos="1170"/>
        </w:tabs>
        <w:ind w:firstLine="2430"/>
        <w:rPr>
          <w:rFonts w:ascii="Times New Roman" w:hAnsi="Times New Roman" w:cs="Times New Roman"/>
          <w:sz w:val="60"/>
          <w:szCs w:val="60"/>
          <w:u w:val="single"/>
        </w:rPr>
      </w:pPr>
      <w:r w:rsidRPr="008653DE">
        <w:rPr>
          <w:rFonts w:ascii="Times New Roman" w:hAnsi="Times New Roman" w:cs="Times New Roman"/>
          <w:sz w:val="60"/>
          <w:szCs w:val="60"/>
          <w:u w:val="single"/>
        </w:rPr>
        <w:t>Tài liệu tham khảo</w:t>
      </w:r>
    </w:p>
    <w:p w14:paraId="4D3F1921" w14:textId="77777777" w:rsidR="009C31A5" w:rsidRPr="009C31A5" w:rsidRDefault="009C31A5" w:rsidP="009C31A5">
      <w:pPr>
        <w:tabs>
          <w:tab w:val="left" w:pos="810"/>
          <w:tab w:val="left" w:pos="900"/>
          <w:tab w:val="left" w:pos="990"/>
          <w:tab w:val="left" w:pos="1170"/>
        </w:tabs>
        <w:ind w:firstLine="2430"/>
        <w:rPr>
          <w:rFonts w:ascii="Times New Roman" w:hAnsi="Times New Roman" w:cs="Times New Roman"/>
          <w:sz w:val="60"/>
          <w:szCs w:val="60"/>
        </w:rPr>
      </w:pPr>
    </w:p>
    <w:p w14:paraId="3682408A" w14:textId="0D9F611C" w:rsidR="00DC09F0" w:rsidRDefault="00004388" w:rsidP="00DC09F0">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 xml:space="preserve">Vũ Thành Nam. “Bài giảng Kỹ thuật lập trình”, Khoa Toán – Tin, Đại học </w:t>
      </w:r>
      <w:r w:rsidR="00A6366E">
        <w:rPr>
          <w:rFonts w:ascii="Times New Roman" w:hAnsi="Times New Roman" w:cs="Times New Roman"/>
          <w:sz w:val="24"/>
          <w:szCs w:val="24"/>
        </w:rPr>
        <w:t>Bách Khoa Hà Nội ( 2024)</w:t>
      </w:r>
    </w:p>
    <w:p w14:paraId="7683052B" w14:textId="77777777" w:rsidR="009C31A5" w:rsidRDefault="009C31A5" w:rsidP="009C31A5">
      <w:pPr>
        <w:pStyle w:val="ListParagraph"/>
        <w:tabs>
          <w:tab w:val="left" w:pos="810"/>
          <w:tab w:val="left" w:pos="900"/>
          <w:tab w:val="left" w:pos="990"/>
          <w:tab w:val="left" w:pos="1170"/>
        </w:tabs>
        <w:rPr>
          <w:rFonts w:ascii="Times New Roman" w:hAnsi="Times New Roman" w:cs="Times New Roman"/>
          <w:sz w:val="24"/>
          <w:szCs w:val="24"/>
        </w:rPr>
      </w:pPr>
    </w:p>
    <w:p w14:paraId="2C076300" w14:textId="219A6575" w:rsidR="00A6366E" w:rsidRDefault="00000000" w:rsidP="00DC09F0">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hyperlink r:id="rId79" w:history="1">
        <w:r w:rsidR="00CC5DAF" w:rsidRPr="009A59BC">
          <w:rPr>
            <w:rStyle w:val="Hyperlink"/>
            <w:rFonts w:ascii="Times New Roman" w:hAnsi="Times New Roman" w:cs="Times New Roman"/>
            <w:sz w:val="24"/>
            <w:szCs w:val="24"/>
          </w:rPr>
          <w:t>https://nguyenvanhieu.vn/cong-tru-nhan-chia-2-so-nguyen-lon/</w:t>
        </w:r>
      </w:hyperlink>
    </w:p>
    <w:p w14:paraId="18C8CE52" w14:textId="77777777" w:rsidR="009C31A5" w:rsidRPr="009C31A5" w:rsidRDefault="009C31A5" w:rsidP="009C31A5">
      <w:pPr>
        <w:pStyle w:val="ListParagraph"/>
        <w:rPr>
          <w:rFonts w:ascii="Times New Roman" w:hAnsi="Times New Roman" w:cs="Times New Roman"/>
          <w:sz w:val="24"/>
          <w:szCs w:val="24"/>
        </w:rPr>
      </w:pPr>
    </w:p>
    <w:p w14:paraId="56AF291B" w14:textId="77777777" w:rsidR="009C31A5" w:rsidRDefault="009C31A5" w:rsidP="009C31A5">
      <w:pPr>
        <w:pStyle w:val="ListParagraph"/>
        <w:tabs>
          <w:tab w:val="left" w:pos="810"/>
          <w:tab w:val="left" w:pos="900"/>
          <w:tab w:val="left" w:pos="990"/>
          <w:tab w:val="left" w:pos="1170"/>
        </w:tabs>
        <w:rPr>
          <w:rFonts w:ascii="Times New Roman" w:hAnsi="Times New Roman" w:cs="Times New Roman"/>
          <w:sz w:val="24"/>
          <w:szCs w:val="24"/>
        </w:rPr>
      </w:pPr>
    </w:p>
    <w:p w14:paraId="65216B5A" w14:textId="0907E029" w:rsidR="00CC5DAF" w:rsidRDefault="009C31A5" w:rsidP="009C31A5">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r w:rsidRPr="009C31A5">
        <w:rPr>
          <w:rFonts w:ascii="Times New Roman" w:hAnsi="Times New Roman" w:cs="Times New Roman"/>
          <w:sz w:val="24"/>
          <w:szCs w:val="24"/>
        </w:rPr>
        <w:t>Bjarne Stroustrup. "Programming: Principles and Practice Using C++" , 2nd Edition</w:t>
      </w:r>
      <w:r>
        <w:rPr>
          <w:rFonts w:ascii="Times New Roman" w:hAnsi="Times New Roman" w:cs="Times New Roman"/>
          <w:sz w:val="24"/>
          <w:szCs w:val="24"/>
        </w:rPr>
        <w:t xml:space="preserve"> </w:t>
      </w:r>
      <w:r w:rsidRPr="009C31A5">
        <w:rPr>
          <w:rFonts w:ascii="Times New Roman" w:hAnsi="Times New Roman" w:cs="Times New Roman"/>
          <w:sz w:val="24"/>
          <w:szCs w:val="24"/>
        </w:rPr>
        <w:t>(2014).</w:t>
      </w:r>
    </w:p>
    <w:p w14:paraId="4C45CE42" w14:textId="77777777" w:rsidR="008653DE" w:rsidRDefault="008653DE" w:rsidP="009C31A5">
      <w:pPr>
        <w:pStyle w:val="ListParagraph"/>
        <w:tabs>
          <w:tab w:val="left" w:pos="810"/>
          <w:tab w:val="left" w:pos="900"/>
          <w:tab w:val="left" w:pos="990"/>
          <w:tab w:val="left" w:pos="1170"/>
        </w:tabs>
        <w:rPr>
          <w:rFonts w:ascii="Times New Roman" w:hAnsi="Times New Roman" w:cs="Times New Roman"/>
          <w:sz w:val="24"/>
          <w:szCs w:val="24"/>
        </w:rPr>
      </w:pPr>
    </w:p>
    <w:p w14:paraId="450B20C0" w14:textId="22AB9B8A" w:rsidR="009C31A5" w:rsidRDefault="009C31A5" w:rsidP="009C31A5">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r>
        <w:rPr>
          <w:rFonts w:ascii="Times New Roman" w:hAnsi="Times New Roman" w:cs="Times New Roman"/>
          <w:sz w:val="24"/>
          <w:szCs w:val="24"/>
        </w:rPr>
        <w:t>Chat GPT.</w:t>
      </w:r>
    </w:p>
    <w:p w14:paraId="4E82FA28" w14:textId="77777777" w:rsidR="008653DE" w:rsidRPr="008653DE" w:rsidRDefault="008653DE" w:rsidP="008653DE">
      <w:pPr>
        <w:pStyle w:val="ListParagraph"/>
        <w:rPr>
          <w:rFonts w:ascii="Times New Roman" w:hAnsi="Times New Roman" w:cs="Times New Roman"/>
          <w:sz w:val="24"/>
          <w:szCs w:val="24"/>
        </w:rPr>
      </w:pPr>
    </w:p>
    <w:p w14:paraId="2B9DEB3D" w14:textId="77777777" w:rsidR="008653DE" w:rsidRPr="008653DE" w:rsidRDefault="008653DE" w:rsidP="008653DE">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r w:rsidRPr="008653DE">
        <w:rPr>
          <w:rFonts w:ascii="Times New Roman" w:hAnsi="Times New Roman" w:cs="Times New Roman"/>
          <w:sz w:val="24"/>
          <w:szCs w:val="24"/>
        </w:rPr>
        <w:t>Maurizio Gabbrielli, Simone Martini. "Programming Languages: Principles and Paradigms"</w:t>
      </w:r>
    </w:p>
    <w:p w14:paraId="65216DED" w14:textId="64565A99" w:rsidR="008653DE" w:rsidRPr="009C31A5" w:rsidRDefault="008653DE" w:rsidP="008653DE">
      <w:pPr>
        <w:pStyle w:val="ListParagraph"/>
        <w:numPr>
          <w:ilvl w:val="0"/>
          <w:numId w:val="94"/>
        </w:numPr>
        <w:tabs>
          <w:tab w:val="left" w:pos="810"/>
          <w:tab w:val="left" w:pos="900"/>
          <w:tab w:val="left" w:pos="990"/>
          <w:tab w:val="left" w:pos="1170"/>
        </w:tabs>
        <w:rPr>
          <w:rFonts w:ascii="Times New Roman" w:hAnsi="Times New Roman" w:cs="Times New Roman"/>
          <w:sz w:val="24"/>
          <w:szCs w:val="24"/>
        </w:rPr>
      </w:pPr>
      <w:r w:rsidRPr="008653DE">
        <w:rPr>
          <w:rFonts w:ascii="Times New Roman" w:hAnsi="Times New Roman" w:cs="Times New Roman"/>
          <w:sz w:val="24"/>
          <w:szCs w:val="24"/>
        </w:rPr>
        <w:t>(2010)</w:t>
      </w:r>
    </w:p>
    <w:p w14:paraId="4E71F224" w14:textId="77777777" w:rsidR="006F32C9" w:rsidRPr="006F32C9" w:rsidRDefault="006F32C9" w:rsidP="006F32C9">
      <w:pPr>
        <w:tabs>
          <w:tab w:val="left" w:pos="810"/>
          <w:tab w:val="left" w:pos="900"/>
          <w:tab w:val="left" w:pos="990"/>
          <w:tab w:val="left" w:pos="1170"/>
        </w:tabs>
        <w:rPr>
          <w:rFonts w:ascii="Times New Roman" w:hAnsi="Times New Roman" w:cs="Times New Roman"/>
          <w:sz w:val="24"/>
          <w:szCs w:val="24"/>
          <w:u w:val="single"/>
        </w:rPr>
      </w:pPr>
    </w:p>
    <w:p w14:paraId="3F41CF3C" w14:textId="77777777" w:rsidR="00144D8E" w:rsidRDefault="00144D8E" w:rsidP="00144D8E">
      <w:pPr>
        <w:pStyle w:val="ListParagraph"/>
        <w:tabs>
          <w:tab w:val="left" w:pos="810"/>
          <w:tab w:val="left" w:pos="900"/>
          <w:tab w:val="left" w:pos="990"/>
          <w:tab w:val="left" w:pos="1170"/>
        </w:tabs>
        <w:ind w:left="1440" w:hanging="540"/>
        <w:rPr>
          <w:rFonts w:ascii="Times New Roman" w:hAnsi="Times New Roman" w:cs="Times New Roman"/>
          <w:sz w:val="24"/>
          <w:szCs w:val="24"/>
        </w:rPr>
      </w:pPr>
    </w:p>
    <w:p w14:paraId="2C60CC08" w14:textId="77777777" w:rsidR="0097402E" w:rsidRPr="0016760E" w:rsidRDefault="0097402E" w:rsidP="00144D8E">
      <w:pPr>
        <w:pStyle w:val="ListParagraph"/>
        <w:tabs>
          <w:tab w:val="left" w:pos="810"/>
          <w:tab w:val="left" w:pos="900"/>
          <w:tab w:val="left" w:pos="990"/>
          <w:tab w:val="left" w:pos="1170"/>
        </w:tabs>
        <w:ind w:left="1440" w:hanging="540"/>
        <w:rPr>
          <w:rFonts w:ascii="Times New Roman" w:hAnsi="Times New Roman" w:cs="Times New Roman"/>
          <w:sz w:val="24"/>
          <w:szCs w:val="24"/>
        </w:rPr>
      </w:pPr>
    </w:p>
    <w:p w14:paraId="67A628D0" w14:textId="77777777" w:rsidR="0016760E" w:rsidRDefault="0016760E" w:rsidP="007C45BD">
      <w:pPr>
        <w:tabs>
          <w:tab w:val="left" w:pos="810"/>
          <w:tab w:val="left" w:pos="900"/>
          <w:tab w:val="left" w:pos="990"/>
          <w:tab w:val="left" w:pos="1170"/>
        </w:tabs>
        <w:ind w:left="720"/>
        <w:rPr>
          <w:rFonts w:ascii="Times New Roman" w:hAnsi="Times New Roman" w:cs="Times New Roman"/>
          <w:sz w:val="24"/>
          <w:szCs w:val="24"/>
        </w:rPr>
      </w:pPr>
    </w:p>
    <w:p w14:paraId="154504C6" w14:textId="77777777" w:rsidR="0016760E" w:rsidRPr="007C45BD" w:rsidRDefault="0016760E" w:rsidP="007C45BD">
      <w:pPr>
        <w:tabs>
          <w:tab w:val="left" w:pos="810"/>
          <w:tab w:val="left" w:pos="900"/>
          <w:tab w:val="left" w:pos="990"/>
          <w:tab w:val="left" w:pos="1170"/>
        </w:tabs>
        <w:ind w:left="720"/>
        <w:rPr>
          <w:rFonts w:ascii="Times New Roman" w:hAnsi="Times New Roman" w:cs="Times New Roman"/>
          <w:sz w:val="24"/>
          <w:szCs w:val="24"/>
        </w:rPr>
      </w:pPr>
    </w:p>
    <w:p w14:paraId="2197E094" w14:textId="4143E6A9" w:rsidR="00E23938" w:rsidRPr="001E43B1" w:rsidRDefault="00E23938" w:rsidP="00E23938">
      <w:pPr>
        <w:pStyle w:val="ListParagraph"/>
        <w:tabs>
          <w:tab w:val="left" w:pos="810"/>
          <w:tab w:val="left" w:pos="900"/>
          <w:tab w:val="left" w:pos="990"/>
          <w:tab w:val="left" w:pos="1170"/>
        </w:tabs>
        <w:ind w:left="1800"/>
        <w:rPr>
          <w:rFonts w:ascii="Times New Roman" w:hAnsi="Times New Roman" w:cs="Times New Roman"/>
          <w:sz w:val="24"/>
          <w:szCs w:val="24"/>
        </w:rPr>
      </w:pPr>
    </w:p>
    <w:p w14:paraId="23693465" w14:textId="77777777" w:rsidR="00595C38" w:rsidRPr="00595C38" w:rsidRDefault="00595C38" w:rsidP="00595C38">
      <w:pPr>
        <w:tabs>
          <w:tab w:val="left" w:pos="810"/>
          <w:tab w:val="left" w:pos="900"/>
          <w:tab w:val="left" w:pos="990"/>
          <w:tab w:val="left" w:pos="1170"/>
        </w:tabs>
        <w:rPr>
          <w:rFonts w:ascii="Times New Roman" w:hAnsi="Times New Roman" w:cs="Times New Roman"/>
          <w:sz w:val="24"/>
          <w:szCs w:val="24"/>
        </w:rPr>
      </w:pPr>
    </w:p>
    <w:p w14:paraId="7D65404A" w14:textId="2386FBE2" w:rsidR="008B6161" w:rsidRPr="00C94147" w:rsidRDefault="008B6161" w:rsidP="008B6161">
      <w:pPr>
        <w:pStyle w:val="ListParagraph"/>
        <w:tabs>
          <w:tab w:val="left" w:pos="810"/>
          <w:tab w:val="left" w:pos="900"/>
          <w:tab w:val="left" w:pos="1170"/>
        </w:tabs>
        <w:ind w:left="1080"/>
        <w:rPr>
          <w:rFonts w:ascii="Times New Roman" w:hAnsi="Times New Roman" w:cs="Times New Roman"/>
          <w:sz w:val="24"/>
          <w:szCs w:val="24"/>
        </w:rPr>
      </w:pPr>
    </w:p>
    <w:p w14:paraId="6307A079" w14:textId="77777777" w:rsidR="003D73B0" w:rsidRPr="00F40238" w:rsidRDefault="003D73B0" w:rsidP="003D73B0">
      <w:pPr>
        <w:tabs>
          <w:tab w:val="left" w:pos="810"/>
          <w:tab w:val="left" w:pos="900"/>
          <w:tab w:val="left" w:pos="1170"/>
        </w:tabs>
        <w:rPr>
          <w:rFonts w:ascii="Times New Roman" w:hAnsi="Times New Roman" w:cs="Times New Roman"/>
          <w:sz w:val="24"/>
          <w:szCs w:val="24"/>
        </w:rPr>
      </w:pPr>
    </w:p>
    <w:p w14:paraId="4708ECA5" w14:textId="77777777" w:rsidR="005D41C4" w:rsidRPr="00F40238" w:rsidRDefault="005D41C4" w:rsidP="005D41C4">
      <w:pPr>
        <w:pStyle w:val="ListParagraph"/>
        <w:tabs>
          <w:tab w:val="left" w:pos="810"/>
          <w:tab w:val="left" w:pos="900"/>
          <w:tab w:val="left" w:pos="1170"/>
        </w:tabs>
        <w:ind w:left="1800"/>
        <w:rPr>
          <w:rFonts w:ascii="Times New Roman" w:hAnsi="Times New Roman" w:cs="Times New Roman"/>
          <w:sz w:val="24"/>
          <w:szCs w:val="24"/>
        </w:rPr>
      </w:pPr>
    </w:p>
    <w:p w14:paraId="325C8067" w14:textId="05182BB7" w:rsidR="000E5CBE" w:rsidRPr="00F40238" w:rsidRDefault="000E5CBE" w:rsidP="000E5CBE">
      <w:pPr>
        <w:pStyle w:val="ListParagraph"/>
        <w:tabs>
          <w:tab w:val="left" w:pos="810"/>
          <w:tab w:val="left" w:pos="900"/>
          <w:tab w:val="left" w:pos="1170"/>
        </w:tabs>
        <w:ind w:left="1080"/>
        <w:rPr>
          <w:rFonts w:ascii="Times New Roman" w:hAnsi="Times New Roman" w:cs="Times New Roman"/>
          <w:sz w:val="24"/>
          <w:szCs w:val="24"/>
        </w:rPr>
      </w:pPr>
      <w:r w:rsidRPr="00F40238">
        <w:rPr>
          <w:rFonts w:ascii="Times New Roman" w:hAnsi="Times New Roman" w:cs="Times New Roman"/>
          <w:sz w:val="24"/>
          <w:szCs w:val="24"/>
        </w:rPr>
        <w:tab/>
      </w:r>
    </w:p>
    <w:sectPr w:rsidR="000E5CBE" w:rsidRPr="00F40238" w:rsidSect="00E43A80">
      <w:headerReference w:type="default" r:id="rId80"/>
      <w:footerReference w:type="default" r:id="rId81"/>
      <w:pgSz w:w="12240" w:h="15840"/>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20F98" w14:textId="77777777" w:rsidR="00342493" w:rsidRDefault="00342493" w:rsidP="003F20E1">
      <w:pPr>
        <w:spacing w:after="0" w:line="240" w:lineRule="auto"/>
      </w:pPr>
      <w:r>
        <w:separator/>
      </w:r>
    </w:p>
  </w:endnote>
  <w:endnote w:type="continuationSeparator" w:id="0">
    <w:p w14:paraId="2096986E" w14:textId="77777777" w:rsidR="00342493" w:rsidRDefault="00342493" w:rsidP="003F20E1">
      <w:pPr>
        <w:spacing w:after="0" w:line="240" w:lineRule="auto"/>
      </w:pPr>
      <w:r>
        <w:continuationSeparator/>
      </w:r>
    </w:p>
  </w:endnote>
  <w:endnote w:type="continuationNotice" w:id="1">
    <w:p w14:paraId="77F8B068" w14:textId="77777777" w:rsidR="00342493" w:rsidRDefault="003424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F891C" w14:textId="776767D4" w:rsidR="001E3452" w:rsidRDefault="001E3452">
    <w:pPr>
      <w:pStyle w:val="Footer"/>
    </w:pPr>
    <w:r>
      <w:rPr>
        <w:noProof/>
        <w:color w:val="808080" w:themeColor="background1" w:themeShade="80"/>
      </w:rPr>
      <mc:AlternateContent>
        <mc:Choice Requires="wpg">
          <w:drawing>
            <wp:anchor distT="0" distB="0" distL="0" distR="0" simplePos="0" relativeHeight="251659264" behindDoc="0" locked="0" layoutInCell="1" allowOverlap="1" wp14:anchorId="55072A39" wp14:editId="0EEBB07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EA16B" w14:textId="743FCFB2" w:rsidR="001E3452" w:rsidRDefault="006310B0">
                            <w:pPr>
                              <w:jc w:val="right"/>
                              <w:rPr>
                                <w:color w:val="7F7F7F" w:themeColor="text1" w:themeTint="80"/>
                              </w:rPr>
                            </w:pPr>
                            <w:r w:rsidRPr="006310B0">
                              <w:rPr>
                                <w:color w:val="7F7F7F" w:themeColor="text1" w:themeTint="80"/>
                                <w:sz w:val="24"/>
                                <w:szCs w:val="24"/>
                              </w:rPr>
                              <w:t>MI3310</w:t>
                            </w:r>
                            <w:r>
                              <w:rPr>
                                <w:color w:val="7F7F7F" w:themeColor="text1" w:themeTint="80"/>
                              </w:rPr>
                              <w:t xml:space="preserve"> - </w:t>
                            </w:r>
                            <w:r w:rsidR="00DF1F3B">
                              <w:rPr>
                                <w:color w:val="7F7F7F" w:themeColor="text1" w:themeTint="80"/>
                              </w:rPr>
                              <w:t>BÁO CÁO CUỐI KÌ</w:t>
                            </w:r>
                          </w:p>
                          <w:p w14:paraId="0A471664" w14:textId="77777777" w:rsidR="00DF1F3B" w:rsidRDefault="00DF1F3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072A39" id="Group 43"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9EEA16B" w14:textId="743FCFB2" w:rsidR="001E3452" w:rsidRDefault="006310B0">
                      <w:pPr>
                        <w:jc w:val="right"/>
                        <w:rPr>
                          <w:color w:val="7F7F7F" w:themeColor="text1" w:themeTint="80"/>
                        </w:rPr>
                      </w:pPr>
                      <w:r w:rsidRPr="006310B0">
                        <w:rPr>
                          <w:color w:val="7F7F7F" w:themeColor="text1" w:themeTint="80"/>
                          <w:sz w:val="24"/>
                          <w:szCs w:val="24"/>
                        </w:rPr>
                        <w:t>MI3310</w:t>
                      </w:r>
                      <w:r>
                        <w:rPr>
                          <w:color w:val="7F7F7F" w:themeColor="text1" w:themeTint="80"/>
                        </w:rPr>
                        <w:t xml:space="preserve"> - </w:t>
                      </w:r>
                      <w:r w:rsidR="00DF1F3B">
                        <w:rPr>
                          <w:color w:val="7F7F7F" w:themeColor="text1" w:themeTint="80"/>
                        </w:rPr>
                        <w:t>BÁO CÁO CUỐI KÌ</w:t>
                      </w:r>
                    </w:p>
                    <w:p w14:paraId="0A471664" w14:textId="77777777" w:rsidR="00DF1F3B" w:rsidRDefault="00DF1F3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02DC8977" wp14:editId="6192465D">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88B084" w14:textId="77777777" w:rsidR="001E3452" w:rsidRDefault="001E34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C8977" id="Rectangle 45"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488B084" w14:textId="77777777" w:rsidR="001E3452" w:rsidRDefault="001E34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9D8F4" w14:textId="77777777" w:rsidR="00342493" w:rsidRDefault="00342493" w:rsidP="003F20E1">
      <w:pPr>
        <w:spacing w:after="0" w:line="240" w:lineRule="auto"/>
      </w:pPr>
      <w:r>
        <w:separator/>
      </w:r>
    </w:p>
  </w:footnote>
  <w:footnote w:type="continuationSeparator" w:id="0">
    <w:p w14:paraId="4F808D1B" w14:textId="77777777" w:rsidR="00342493" w:rsidRDefault="00342493" w:rsidP="003F20E1">
      <w:pPr>
        <w:spacing w:after="0" w:line="240" w:lineRule="auto"/>
      </w:pPr>
      <w:r>
        <w:continuationSeparator/>
      </w:r>
    </w:p>
  </w:footnote>
  <w:footnote w:type="continuationNotice" w:id="1">
    <w:p w14:paraId="7C8D5299" w14:textId="77777777" w:rsidR="00342493" w:rsidRDefault="003424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6007"/>
      <w:gridCol w:w="3583"/>
    </w:tblGrid>
    <w:tr w:rsidR="001E3452" w14:paraId="271519B9" w14:textId="77777777">
      <w:trPr>
        <w:jc w:val="right"/>
      </w:trPr>
      <w:tc>
        <w:tcPr>
          <w:tcW w:w="0" w:type="auto"/>
          <w:shd w:val="clear" w:color="auto" w:fill="C0504D" w:themeFill="accent2"/>
          <w:vAlign w:val="center"/>
        </w:tcPr>
        <w:p w14:paraId="3F3AEC8A" w14:textId="4BA9E855" w:rsidR="003F20E1" w:rsidRDefault="001E3452">
          <w:pPr>
            <w:pStyle w:val="Header"/>
            <w:rPr>
              <w:caps/>
              <w:color w:val="FFFFFF" w:themeColor="background1"/>
            </w:rPr>
          </w:pPr>
          <w:r>
            <w:rPr>
              <w:caps/>
              <w:color w:val="FFFFFF" w:themeColor="background1"/>
            </w:rPr>
            <w:t>KHOA TOÁN ỨNG DỤNG VÀ TIN HỌC</w:t>
          </w:r>
        </w:p>
      </w:tc>
      <w:tc>
        <w:tcPr>
          <w:tcW w:w="0" w:type="auto"/>
          <w:shd w:val="clear" w:color="auto" w:fill="C0504D" w:themeFill="accent2"/>
          <w:vAlign w:val="center"/>
        </w:tcPr>
        <w:p w14:paraId="52913117" w14:textId="21BE1326" w:rsidR="003F20E1" w:rsidRDefault="003F20E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5E424DCE00B649CD9DAFDEF4ECE6A416"/>
              </w:placeholder>
              <w:dataBinding w:prefixMappings="xmlns:ns0='http://purl.org/dc/elements/1.1/' xmlns:ns1='http://schemas.openxmlformats.org/package/2006/metadata/core-properties' " w:xpath="/ns1:coreProperties[1]/ns0:title[1]" w:storeItemID="{6C3C8BC8-F283-45AE-878A-BAB7291924A1}"/>
              <w:text/>
            </w:sdtPr>
            <w:sdtContent>
              <w:r w:rsidR="00DF1F3B">
                <w:rPr>
                  <w:caps/>
                  <w:color w:val="FFFFFF" w:themeColor="background1"/>
                </w:rPr>
                <w:t>Kĩ thuật lập trình</w:t>
              </w:r>
            </w:sdtContent>
          </w:sdt>
        </w:p>
      </w:tc>
    </w:tr>
  </w:tbl>
  <w:p w14:paraId="6E668B2E" w14:textId="77777777" w:rsidR="003F20E1" w:rsidRDefault="003F20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2D77"/>
    <w:multiLevelType w:val="multilevel"/>
    <w:tmpl w:val="F81E59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5B3A0F"/>
    <w:multiLevelType w:val="hybridMultilevel"/>
    <w:tmpl w:val="12549AAE"/>
    <w:lvl w:ilvl="0" w:tplc="B022A710">
      <w:start w:val="1"/>
      <w:numFmt w:val="bullet"/>
      <w:lvlText w:val="•"/>
      <w:lvlJc w:val="left"/>
      <w:pPr>
        <w:tabs>
          <w:tab w:val="num" w:pos="720"/>
        </w:tabs>
        <w:ind w:left="720" w:hanging="360"/>
      </w:pPr>
      <w:rPr>
        <w:rFonts w:ascii="Arial" w:hAnsi="Arial" w:hint="default"/>
      </w:rPr>
    </w:lvl>
    <w:lvl w:ilvl="1" w:tplc="ACAE24EC" w:tentative="1">
      <w:start w:val="1"/>
      <w:numFmt w:val="bullet"/>
      <w:lvlText w:val="•"/>
      <w:lvlJc w:val="left"/>
      <w:pPr>
        <w:tabs>
          <w:tab w:val="num" w:pos="1440"/>
        </w:tabs>
        <w:ind w:left="1440" w:hanging="360"/>
      </w:pPr>
      <w:rPr>
        <w:rFonts w:ascii="Arial" w:hAnsi="Arial" w:hint="default"/>
      </w:rPr>
    </w:lvl>
    <w:lvl w:ilvl="2" w:tplc="BCB4D4B0" w:tentative="1">
      <w:start w:val="1"/>
      <w:numFmt w:val="bullet"/>
      <w:lvlText w:val="•"/>
      <w:lvlJc w:val="left"/>
      <w:pPr>
        <w:tabs>
          <w:tab w:val="num" w:pos="2160"/>
        </w:tabs>
        <w:ind w:left="2160" w:hanging="360"/>
      </w:pPr>
      <w:rPr>
        <w:rFonts w:ascii="Arial" w:hAnsi="Arial" w:hint="default"/>
      </w:rPr>
    </w:lvl>
    <w:lvl w:ilvl="3" w:tplc="DB140E1C" w:tentative="1">
      <w:start w:val="1"/>
      <w:numFmt w:val="bullet"/>
      <w:lvlText w:val="•"/>
      <w:lvlJc w:val="left"/>
      <w:pPr>
        <w:tabs>
          <w:tab w:val="num" w:pos="2880"/>
        </w:tabs>
        <w:ind w:left="2880" w:hanging="360"/>
      </w:pPr>
      <w:rPr>
        <w:rFonts w:ascii="Arial" w:hAnsi="Arial" w:hint="default"/>
      </w:rPr>
    </w:lvl>
    <w:lvl w:ilvl="4" w:tplc="8B28F8F0" w:tentative="1">
      <w:start w:val="1"/>
      <w:numFmt w:val="bullet"/>
      <w:lvlText w:val="•"/>
      <w:lvlJc w:val="left"/>
      <w:pPr>
        <w:tabs>
          <w:tab w:val="num" w:pos="3600"/>
        </w:tabs>
        <w:ind w:left="3600" w:hanging="360"/>
      </w:pPr>
      <w:rPr>
        <w:rFonts w:ascii="Arial" w:hAnsi="Arial" w:hint="default"/>
      </w:rPr>
    </w:lvl>
    <w:lvl w:ilvl="5" w:tplc="C2E8B62A" w:tentative="1">
      <w:start w:val="1"/>
      <w:numFmt w:val="bullet"/>
      <w:lvlText w:val="•"/>
      <w:lvlJc w:val="left"/>
      <w:pPr>
        <w:tabs>
          <w:tab w:val="num" w:pos="4320"/>
        </w:tabs>
        <w:ind w:left="4320" w:hanging="360"/>
      </w:pPr>
      <w:rPr>
        <w:rFonts w:ascii="Arial" w:hAnsi="Arial" w:hint="default"/>
      </w:rPr>
    </w:lvl>
    <w:lvl w:ilvl="6" w:tplc="0748A984" w:tentative="1">
      <w:start w:val="1"/>
      <w:numFmt w:val="bullet"/>
      <w:lvlText w:val="•"/>
      <w:lvlJc w:val="left"/>
      <w:pPr>
        <w:tabs>
          <w:tab w:val="num" w:pos="5040"/>
        </w:tabs>
        <w:ind w:left="5040" w:hanging="360"/>
      </w:pPr>
      <w:rPr>
        <w:rFonts w:ascii="Arial" w:hAnsi="Arial" w:hint="default"/>
      </w:rPr>
    </w:lvl>
    <w:lvl w:ilvl="7" w:tplc="CBF4E394" w:tentative="1">
      <w:start w:val="1"/>
      <w:numFmt w:val="bullet"/>
      <w:lvlText w:val="•"/>
      <w:lvlJc w:val="left"/>
      <w:pPr>
        <w:tabs>
          <w:tab w:val="num" w:pos="5760"/>
        </w:tabs>
        <w:ind w:left="5760" w:hanging="360"/>
      </w:pPr>
      <w:rPr>
        <w:rFonts w:ascii="Arial" w:hAnsi="Arial" w:hint="default"/>
      </w:rPr>
    </w:lvl>
    <w:lvl w:ilvl="8" w:tplc="22D0E6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CD52DB"/>
    <w:multiLevelType w:val="hybridMultilevel"/>
    <w:tmpl w:val="8B9A2E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307F6E"/>
    <w:multiLevelType w:val="hybridMultilevel"/>
    <w:tmpl w:val="BD2E262E"/>
    <w:lvl w:ilvl="0" w:tplc="71986F64">
      <w:start w:val="1"/>
      <w:numFmt w:val="bullet"/>
      <w:lvlText w:val="-"/>
      <w:lvlJc w:val="left"/>
      <w:pPr>
        <w:ind w:left="1080" w:hanging="360"/>
      </w:pPr>
      <w:rPr>
        <w:rFonts w:ascii="Times New Roman" w:eastAsiaTheme="minorHAnsi" w:hAnsi="Times New Roman" w:cs="Times New Roman"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574ED8"/>
    <w:multiLevelType w:val="hybridMultilevel"/>
    <w:tmpl w:val="E0AE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8C775B"/>
    <w:multiLevelType w:val="hybridMultilevel"/>
    <w:tmpl w:val="6B9221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B371A"/>
    <w:multiLevelType w:val="hybridMultilevel"/>
    <w:tmpl w:val="F0DCA9AA"/>
    <w:lvl w:ilvl="0" w:tplc="67D6DBDA">
      <w:start w:val="1"/>
      <w:numFmt w:val="lowerLetter"/>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2325B"/>
    <w:multiLevelType w:val="hybridMultilevel"/>
    <w:tmpl w:val="C4D84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16E5A"/>
    <w:multiLevelType w:val="hybridMultilevel"/>
    <w:tmpl w:val="A658F3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A504B"/>
    <w:multiLevelType w:val="hybridMultilevel"/>
    <w:tmpl w:val="95CAF6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F487E84"/>
    <w:multiLevelType w:val="hybridMultilevel"/>
    <w:tmpl w:val="B290E5EC"/>
    <w:lvl w:ilvl="0" w:tplc="36A6DFDE">
      <w:start w:val="4"/>
      <w:numFmt w:val="decimal"/>
      <w:lvlText w:val="%1."/>
      <w:lvlJc w:val="left"/>
      <w:pPr>
        <w:tabs>
          <w:tab w:val="num" w:pos="720"/>
        </w:tabs>
        <w:ind w:left="720" w:hanging="360"/>
      </w:pPr>
    </w:lvl>
    <w:lvl w:ilvl="1" w:tplc="EDD2313E" w:tentative="1">
      <w:start w:val="1"/>
      <w:numFmt w:val="decimal"/>
      <w:lvlText w:val="%2."/>
      <w:lvlJc w:val="left"/>
      <w:pPr>
        <w:tabs>
          <w:tab w:val="num" w:pos="1440"/>
        </w:tabs>
        <w:ind w:left="1440" w:hanging="360"/>
      </w:pPr>
    </w:lvl>
    <w:lvl w:ilvl="2" w:tplc="707CB9EE" w:tentative="1">
      <w:start w:val="1"/>
      <w:numFmt w:val="decimal"/>
      <w:lvlText w:val="%3."/>
      <w:lvlJc w:val="left"/>
      <w:pPr>
        <w:tabs>
          <w:tab w:val="num" w:pos="2160"/>
        </w:tabs>
        <w:ind w:left="2160" w:hanging="360"/>
      </w:pPr>
    </w:lvl>
    <w:lvl w:ilvl="3" w:tplc="53A8C31A" w:tentative="1">
      <w:start w:val="1"/>
      <w:numFmt w:val="decimal"/>
      <w:lvlText w:val="%4."/>
      <w:lvlJc w:val="left"/>
      <w:pPr>
        <w:tabs>
          <w:tab w:val="num" w:pos="2880"/>
        </w:tabs>
        <w:ind w:left="2880" w:hanging="360"/>
      </w:pPr>
    </w:lvl>
    <w:lvl w:ilvl="4" w:tplc="3554361A" w:tentative="1">
      <w:start w:val="1"/>
      <w:numFmt w:val="decimal"/>
      <w:lvlText w:val="%5."/>
      <w:lvlJc w:val="left"/>
      <w:pPr>
        <w:tabs>
          <w:tab w:val="num" w:pos="3600"/>
        </w:tabs>
        <w:ind w:left="3600" w:hanging="360"/>
      </w:pPr>
    </w:lvl>
    <w:lvl w:ilvl="5" w:tplc="D7C892A2" w:tentative="1">
      <w:start w:val="1"/>
      <w:numFmt w:val="decimal"/>
      <w:lvlText w:val="%6."/>
      <w:lvlJc w:val="left"/>
      <w:pPr>
        <w:tabs>
          <w:tab w:val="num" w:pos="4320"/>
        </w:tabs>
        <w:ind w:left="4320" w:hanging="360"/>
      </w:pPr>
    </w:lvl>
    <w:lvl w:ilvl="6" w:tplc="B6A2010E" w:tentative="1">
      <w:start w:val="1"/>
      <w:numFmt w:val="decimal"/>
      <w:lvlText w:val="%7."/>
      <w:lvlJc w:val="left"/>
      <w:pPr>
        <w:tabs>
          <w:tab w:val="num" w:pos="5040"/>
        </w:tabs>
        <w:ind w:left="5040" w:hanging="360"/>
      </w:pPr>
    </w:lvl>
    <w:lvl w:ilvl="7" w:tplc="D7A68F8E" w:tentative="1">
      <w:start w:val="1"/>
      <w:numFmt w:val="decimal"/>
      <w:lvlText w:val="%8."/>
      <w:lvlJc w:val="left"/>
      <w:pPr>
        <w:tabs>
          <w:tab w:val="num" w:pos="5760"/>
        </w:tabs>
        <w:ind w:left="5760" w:hanging="360"/>
      </w:pPr>
    </w:lvl>
    <w:lvl w:ilvl="8" w:tplc="E648FB08" w:tentative="1">
      <w:start w:val="1"/>
      <w:numFmt w:val="decimal"/>
      <w:lvlText w:val="%9."/>
      <w:lvlJc w:val="left"/>
      <w:pPr>
        <w:tabs>
          <w:tab w:val="num" w:pos="6480"/>
        </w:tabs>
        <w:ind w:left="6480" w:hanging="360"/>
      </w:pPr>
    </w:lvl>
  </w:abstractNum>
  <w:abstractNum w:abstractNumId="11" w15:restartNumberingAfterBreak="0">
    <w:nsid w:val="107F080F"/>
    <w:multiLevelType w:val="hybridMultilevel"/>
    <w:tmpl w:val="C19857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CE1EB3"/>
    <w:multiLevelType w:val="hybridMultilevel"/>
    <w:tmpl w:val="B89CD2B4"/>
    <w:lvl w:ilvl="0" w:tplc="4D9854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607E9"/>
    <w:multiLevelType w:val="hybridMultilevel"/>
    <w:tmpl w:val="696CEA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DF1D55"/>
    <w:multiLevelType w:val="hybridMultilevel"/>
    <w:tmpl w:val="1FF8B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7A7CEC"/>
    <w:multiLevelType w:val="hybridMultilevel"/>
    <w:tmpl w:val="D820EB6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AD0406"/>
    <w:multiLevelType w:val="hybridMultilevel"/>
    <w:tmpl w:val="E120262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F3E36DB"/>
    <w:multiLevelType w:val="hybridMultilevel"/>
    <w:tmpl w:val="6D327E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D61F1"/>
    <w:multiLevelType w:val="hybridMultilevel"/>
    <w:tmpl w:val="5022BCFC"/>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7227700"/>
    <w:multiLevelType w:val="hybridMultilevel"/>
    <w:tmpl w:val="681C62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B45CAC"/>
    <w:multiLevelType w:val="hybridMultilevel"/>
    <w:tmpl w:val="E1CE3D3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9BE242C"/>
    <w:multiLevelType w:val="hybridMultilevel"/>
    <w:tmpl w:val="A9A4786C"/>
    <w:lvl w:ilvl="0" w:tplc="43A46C5C">
      <w:start w:val="1"/>
      <w:numFmt w:val="bullet"/>
      <w:lvlText w:val="•"/>
      <w:lvlJc w:val="left"/>
      <w:pPr>
        <w:tabs>
          <w:tab w:val="num" w:pos="1440"/>
        </w:tabs>
        <w:ind w:left="1440" w:hanging="360"/>
      </w:pPr>
      <w:rPr>
        <w:rFonts w:ascii="Arial" w:hAnsi="Arial" w:hint="default"/>
      </w:rPr>
    </w:lvl>
    <w:lvl w:ilvl="1" w:tplc="5C6613F2" w:tentative="1">
      <w:start w:val="1"/>
      <w:numFmt w:val="bullet"/>
      <w:lvlText w:val="•"/>
      <w:lvlJc w:val="left"/>
      <w:pPr>
        <w:tabs>
          <w:tab w:val="num" w:pos="2160"/>
        </w:tabs>
        <w:ind w:left="2160" w:hanging="360"/>
      </w:pPr>
      <w:rPr>
        <w:rFonts w:ascii="Arial" w:hAnsi="Arial" w:hint="default"/>
      </w:rPr>
    </w:lvl>
    <w:lvl w:ilvl="2" w:tplc="70E45A82" w:tentative="1">
      <w:start w:val="1"/>
      <w:numFmt w:val="bullet"/>
      <w:lvlText w:val="•"/>
      <w:lvlJc w:val="left"/>
      <w:pPr>
        <w:tabs>
          <w:tab w:val="num" w:pos="2880"/>
        </w:tabs>
        <w:ind w:left="2880" w:hanging="360"/>
      </w:pPr>
      <w:rPr>
        <w:rFonts w:ascii="Arial" w:hAnsi="Arial" w:hint="default"/>
      </w:rPr>
    </w:lvl>
    <w:lvl w:ilvl="3" w:tplc="AEE64C4A" w:tentative="1">
      <w:start w:val="1"/>
      <w:numFmt w:val="bullet"/>
      <w:lvlText w:val="•"/>
      <w:lvlJc w:val="left"/>
      <w:pPr>
        <w:tabs>
          <w:tab w:val="num" w:pos="3600"/>
        </w:tabs>
        <w:ind w:left="3600" w:hanging="360"/>
      </w:pPr>
      <w:rPr>
        <w:rFonts w:ascii="Arial" w:hAnsi="Arial" w:hint="default"/>
      </w:rPr>
    </w:lvl>
    <w:lvl w:ilvl="4" w:tplc="1F2C4BAA" w:tentative="1">
      <w:start w:val="1"/>
      <w:numFmt w:val="bullet"/>
      <w:lvlText w:val="•"/>
      <w:lvlJc w:val="left"/>
      <w:pPr>
        <w:tabs>
          <w:tab w:val="num" w:pos="4320"/>
        </w:tabs>
        <w:ind w:left="4320" w:hanging="360"/>
      </w:pPr>
      <w:rPr>
        <w:rFonts w:ascii="Arial" w:hAnsi="Arial" w:hint="default"/>
      </w:rPr>
    </w:lvl>
    <w:lvl w:ilvl="5" w:tplc="1868AD54" w:tentative="1">
      <w:start w:val="1"/>
      <w:numFmt w:val="bullet"/>
      <w:lvlText w:val="•"/>
      <w:lvlJc w:val="left"/>
      <w:pPr>
        <w:tabs>
          <w:tab w:val="num" w:pos="5040"/>
        </w:tabs>
        <w:ind w:left="5040" w:hanging="360"/>
      </w:pPr>
      <w:rPr>
        <w:rFonts w:ascii="Arial" w:hAnsi="Arial" w:hint="default"/>
      </w:rPr>
    </w:lvl>
    <w:lvl w:ilvl="6" w:tplc="0C36F854" w:tentative="1">
      <w:start w:val="1"/>
      <w:numFmt w:val="bullet"/>
      <w:lvlText w:val="•"/>
      <w:lvlJc w:val="left"/>
      <w:pPr>
        <w:tabs>
          <w:tab w:val="num" w:pos="5760"/>
        </w:tabs>
        <w:ind w:left="5760" w:hanging="360"/>
      </w:pPr>
      <w:rPr>
        <w:rFonts w:ascii="Arial" w:hAnsi="Arial" w:hint="default"/>
      </w:rPr>
    </w:lvl>
    <w:lvl w:ilvl="7" w:tplc="4A2E5BCE" w:tentative="1">
      <w:start w:val="1"/>
      <w:numFmt w:val="bullet"/>
      <w:lvlText w:val="•"/>
      <w:lvlJc w:val="left"/>
      <w:pPr>
        <w:tabs>
          <w:tab w:val="num" w:pos="6480"/>
        </w:tabs>
        <w:ind w:left="6480" w:hanging="360"/>
      </w:pPr>
      <w:rPr>
        <w:rFonts w:ascii="Arial" w:hAnsi="Arial" w:hint="default"/>
      </w:rPr>
    </w:lvl>
    <w:lvl w:ilvl="8" w:tplc="4D24D23A" w:tentative="1">
      <w:start w:val="1"/>
      <w:numFmt w:val="bullet"/>
      <w:lvlText w:val="•"/>
      <w:lvlJc w:val="left"/>
      <w:pPr>
        <w:tabs>
          <w:tab w:val="num" w:pos="7200"/>
        </w:tabs>
        <w:ind w:left="7200" w:hanging="360"/>
      </w:pPr>
      <w:rPr>
        <w:rFonts w:ascii="Arial" w:hAnsi="Arial" w:hint="default"/>
      </w:rPr>
    </w:lvl>
  </w:abstractNum>
  <w:abstractNum w:abstractNumId="22" w15:restartNumberingAfterBreak="0">
    <w:nsid w:val="2A2A4209"/>
    <w:multiLevelType w:val="hybridMultilevel"/>
    <w:tmpl w:val="23E21FFA"/>
    <w:lvl w:ilvl="0" w:tplc="14B6D42A">
      <w:start w:val="1"/>
      <w:numFmt w:val="bullet"/>
      <w:lvlText w:val="•"/>
      <w:lvlJc w:val="left"/>
      <w:pPr>
        <w:tabs>
          <w:tab w:val="num" w:pos="720"/>
        </w:tabs>
        <w:ind w:left="720" w:hanging="360"/>
      </w:pPr>
      <w:rPr>
        <w:rFonts w:ascii="Arial" w:hAnsi="Arial" w:hint="default"/>
      </w:rPr>
    </w:lvl>
    <w:lvl w:ilvl="1" w:tplc="EB2A6ECA" w:tentative="1">
      <w:start w:val="1"/>
      <w:numFmt w:val="bullet"/>
      <w:lvlText w:val="•"/>
      <w:lvlJc w:val="left"/>
      <w:pPr>
        <w:tabs>
          <w:tab w:val="num" w:pos="1440"/>
        </w:tabs>
        <w:ind w:left="1440" w:hanging="360"/>
      </w:pPr>
      <w:rPr>
        <w:rFonts w:ascii="Arial" w:hAnsi="Arial" w:hint="default"/>
      </w:rPr>
    </w:lvl>
    <w:lvl w:ilvl="2" w:tplc="9EA800DA" w:tentative="1">
      <w:start w:val="1"/>
      <w:numFmt w:val="bullet"/>
      <w:lvlText w:val="•"/>
      <w:lvlJc w:val="left"/>
      <w:pPr>
        <w:tabs>
          <w:tab w:val="num" w:pos="2160"/>
        </w:tabs>
        <w:ind w:left="2160" w:hanging="360"/>
      </w:pPr>
      <w:rPr>
        <w:rFonts w:ascii="Arial" w:hAnsi="Arial" w:hint="default"/>
      </w:rPr>
    </w:lvl>
    <w:lvl w:ilvl="3" w:tplc="26AE6DE0" w:tentative="1">
      <w:start w:val="1"/>
      <w:numFmt w:val="bullet"/>
      <w:lvlText w:val="•"/>
      <w:lvlJc w:val="left"/>
      <w:pPr>
        <w:tabs>
          <w:tab w:val="num" w:pos="2880"/>
        </w:tabs>
        <w:ind w:left="2880" w:hanging="360"/>
      </w:pPr>
      <w:rPr>
        <w:rFonts w:ascii="Arial" w:hAnsi="Arial" w:hint="default"/>
      </w:rPr>
    </w:lvl>
    <w:lvl w:ilvl="4" w:tplc="B4F245EC" w:tentative="1">
      <w:start w:val="1"/>
      <w:numFmt w:val="bullet"/>
      <w:lvlText w:val="•"/>
      <w:lvlJc w:val="left"/>
      <w:pPr>
        <w:tabs>
          <w:tab w:val="num" w:pos="3600"/>
        </w:tabs>
        <w:ind w:left="3600" w:hanging="360"/>
      </w:pPr>
      <w:rPr>
        <w:rFonts w:ascii="Arial" w:hAnsi="Arial" w:hint="default"/>
      </w:rPr>
    </w:lvl>
    <w:lvl w:ilvl="5" w:tplc="E8162902" w:tentative="1">
      <w:start w:val="1"/>
      <w:numFmt w:val="bullet"/>
      <w:lvlText w:val="•"/>
      <w:lvlJc w:val="left"/>
      <w:pPr>
        <w:tabs>
          <w:tab w:val="num" w:pos="4320"/>
        </w:tabs>
        <w:ind w:left="4320" w:hanging="360"/>
      </w:pPr>
      <w:rPr>
        <w:rFonts w:ascii="Arial" w:hAnsi="Arial" w:hint="default"/>
      </w:rPr>
    </w:lvl>
    <w:lvl w:ilvl="6" w:tplc="BCFA556E" w:tentative="1">
      <w:start w:val="1"/>
      <w:numFmt w:val="bullet"/>
      <w:lvlText w:val="•"/>
      <w:lvlJc w:val="left"/>
      <w:pPr>
        <w:tabs>
          <w:tab w:val="num" w:pos="5040"/>
        </w:tabs>
        <w:ind w:left="5040" w:hanging="360"/>
      </w:pPr>
      <w:rPr>
        <w:rFonts w:ascii="Arial" w:hAnsi="Arial" w:hint="default"/>
      </w:rPr>
    </w:lvl>
    <w:lvl w:ilvl="7" w:tplc="B26C8414" w:tentative="1">
      <w:start w:val="1"/>
      <w:numFmt w:val="bullet"/>
      <w:lvlText w:val="•"/>
      <w:lvlJc w:val="left"/>
      <w:pPr>
        <w:tabs>
          <w:tab w:val="num" w:pos="5760"/>
        </w:tabs>
        <w:ind w:left="5760" w:hanging="360"/>
      </w:pPr>
      <w:rPr>
        <w:rFonts w:ascii="Arial" w:hAnsi="Arial" w:hint="default"/>
      </w:rPr>
    </w:lvl>
    <w:lvl w:ilvl="8" w:tplc="7D1888D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E96ED7"/>
    <w:multiLevelType w:val="hybridMultilevel"/>
    <w:tmpl w:val="08E0B8C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2C5F0505"/>
    <w:multiLevelType w:val="hybridMultilevel"/>
    <w:tmpl w:val="CC7093E6"/>
    <w:lvl w:ilvl="0" w:tplc="95FEDE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FB3C68"/>
    <w:multiLevelType w:val="hybridMultilevel"/>
    <w:tmpl w:val="4CF235C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0654465"/>
    <w:multiLevelType w:val="hybridMultilevel"/>
    <w:tmpl w:val="B78879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1CF0330"/>
    <w:multiLevelType w:val="hybridMultilevel"/>
    <w:tmpl w:val="57920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22B5CF2"/>
    <w:multiLevelType w:val="hybridMultilevel"/>
    <w:tmpl w:val="0CBCDC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2CD0D7E"/>
    <w:multiLevelType w:val="multilevel"/>
    <w:tmpl w:val="10DC3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334A5793"/>
    <w:multiLevelType w:val="hybridMultilevel"/>
    <w:tmpl w:val="D102D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5D86480"/>
    <w:multiLevelType w:val="multilevel"/>
    <w:tmpl w:val="36E8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35E95D2E"/>
    <w:multiLevelType w:val="hybridMultilevel"/>
    <w:tmpl w:val="5EF66C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8154B38"/>
    <w:multiLevelType w:val="hybridMultilevel"/>
    <w:tmpl w:val="C45C8606"/>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15:restartNumberingAfterBreak="0">
    <w:nsid w:val="3A631D96"/>
    <w:multiLevelType w:val="hybridMultilevel"/>
    <w:tmpl w:val="43743F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4240E4"/>
    <w:multiLevelType w:val="hybridMultilevel"/>
    <w:tmpl w:val="AC7C8EA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E283975"/>
    <w:multiLevelType w:val="hybridMultilevel"/>
    <w:tmpl w:val="FFEC9E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EB13E05"/>
    <w:multiLevelType w:val="multilevel"/>
    <w:tmpl w:val="67BCFE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3EBB57B8"/>
    <w:multiLevelType w:val="hybridMultilevel"/>
    <w:tmpl w:val="0284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CD78A5"/>
    <w:multiLevelType w:val="hybridMultilevel"/>
    <w:tmpl w:val="546289AE"/>
    <w:lvl w:ilvl="0" w:tplc="5E3218F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360A48"/>
    <w:multiLevelType w:val="hybridMultilevel"/>
    <w:tmpl w:val="F9CEF3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1E56AC"/>
    <w:multiLevelType w:val="hybridMultilevel"/>
    <w:tmpl w:val="D34A4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9777CD"/>
    <w:multiLevelType w:val="hybridMultilevel"/>
    <w:tmpl w:val="86D8A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6C7104"/>
    <w:multiLevelType w:val="hybridMultilevel"/>
    <w:tmpl w:val="02967D6E"/>
    <w:lvl w:ilvl="0" w:tplc="4FAE26DA">
      <w:start w:val="1"/>
      <w:numFmt w:val="bullet"/>
      <w:lvlText w:val="•"/>
      <w:lvlJc w:val="left"/>
      <w:pPr>
        <w:tabs>
          <w:tab w:val="num" w:pos="720"/>
        </w:tabs>
        <w:ind w:left="720" w:hanging="360"/>
      </w:pPr>
      <w:rPr>
        <w:rFonts w:ascii="Arial" w:hAnsi="Arial" w:hint="default"/>
      </w:rPr>
    </w:lvl>
    <w:lvl w:ilvl="1" w:tplc="C242F540" w:tentative="1">
      <w:start w:val="1"/>
      <w:numFmt w:val="bullet"/>
      <w:lvlText w:val="•"/>
      <w:lvlJc w:val="left"/>
      <w:pPr>
        <w:tabs>
          <w:tab w:val="num" w:pos="1440"/>
        </w:tabs>
        <w:ind w:left="1440" w:hanging="360"/>
      </w:pPr>
      <w:rPr>
        <w:rFonts w:ascii="Arial" w:hAnsi="Arial" w:hint="default"/>
      </w:rPr>
    </w:lvl>
    <w:lvl w:ilvl="2" w:tplc="4FB660F0" w:tentative="1">
      <w:start w:val="1"/>
      <w:numFmt w:val="bullet"/>
      <w:lvlText w:val="•"/>
      <w:lvlJc w:val="left"/>
      <w:pPr>
        <w:tabs>
          <w:tab w:val="num" w:pos="2160"/>
        </w:tabs>
        <w:ind w:left="2160" w:hanging="360"/>
      </w:pPr>
      <w:rPr>
        <w:rFonts w:ascii="Arial" w:hAnsi="Arial" w:hint="default"/>
      </w:rPr>
    </w:lvl>
    <w:lvl w:ilvl="3" w:tplc="30E67052" w:tentative="1">
      <w:start w:val="1"/>
      <w:numFmt w:val="bullet"/>
      <w:lvlText w:val="•"/>
      <w:lvlJc w:val="left"/>
      <w:pPr>
        <w:tabs>
          <w:tab w:val="num" w:pos="2880"/>
        </w:tabs>
        <w:ind w:left="2880" w:hanging="360"/>
      </w:pPr>
      <w:rPr>
        <w:rFonts w:ascii="Arial" w:hAnsi="Arial" w:hint="default"/>
      </w:rPr>
    </w:lvl>
    <w:lvl w:ilvl="4" w:tplc="6C9E584A" w:tentative="1">
      <w:start w:val="1"/>
      <w:numFmt w:val="bullet"/>
      <w:lvlText w:val="•"/>
      <w:lvlJc w:val="left"/>
      <w:pPr>
        <w:tabs>
          <w:tab w:val="num" w:pos="3600"/>
        </w:tabs>
        <w:ind w:left="3600" w:hanging="360"/>
      </w:pPr>
      <w:rPr>
        <w:rFonts w:ascii="Arial" w:hAnsi="Arial" w:hint="default"/>
      </w:rPr>
    </w:lvl>
    <w:lvl w:ilvl="5" w:tplc="956E4972" w:tentative="1">
      <w:start w:val="1"/>
      <w:numFmt w:val="bullet"/>
      <w:lvlText w:val="•"/>
      <w:lvlJc w:val="left"/>
      <w:pPr>
        <w:tabs>
          <w:tab w:val="num" w:pos="4320"/>
        </w:tabs>
        <w:ind w:left="4320" w:hanging="360"/>
      </w:pPr>
      <w:rPr>
        <w:rFonts w:ascii="Arial" w:hAnsi="Arial" w:hint="default"/>
      </w:rPr>
    </w:lvl>
    <w:lvl w:ilvl="6" w:tplc="1D4E9FA4" w:tentative="1">
      <w:start w:val="1"/>
      <w:numFmt w:val="bullet"/>
      <w:lvlText w:val="•"/>
      <w:lvlJc w:val="left"/>
      <w:pPr>
        <w:tabs>
          <w:tab w:val="num" w:pos="5040"/>
        </w:tabs>
        <w:ind w:left="5040" w:hanging="360"/>
      </w:pPr>
      <w:rPr>
        <w:rFonts w:ascii="Arial" w:hAnsi="Arial" w:hint="default"/>
      </w:rPr>
    </w:lvl>
    <w:lvl w:ilvl="7" w:tplc="E0B668B6" w:tentative="1">
      <w:start w:val="1"/>
      <w:numFmt w:val="bullet"/>
      <w:lvlText w:val="•"/>
      <w:lvlJc w:val="left"/>
      <w:pPr>
        <w:tabs>
          <w:tab w:val="num" w:pos="5760"/>
        </w:tabs>
        <w:ind w:left="5760" w:hanging="360"/>
      </w:pPr>
      <w:rPr>
        <w:rFonts w:ascii="Arial" w:hAnsi="Arial" w:hint="default"/>
      </w:rPr>
    </w:lvl>
    <w:lvl w:ilvl="8" w:tplc="7F6CD1C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31669E3"/>
    <w:multiLevelType w:val="hybridMultilevel"/>
    <w:tmpl w:val="84F65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A6443B"/>
    <w:multiLevelType w:val="hybridMultilevel"/>
    <w:tmpl w:val="8F60C4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5D42460"/>
    <w:multiLevelType w:val="hybridMultilevel"/>
    <w:tmpl w:val="84E25380"/>
    <w:lvl w:ilvl="0" w:tplc="E6480F24">
      <w:start w:val="1"/>
      <w:numFmt w:val="bullet"/>
      <w:lvlText w:val="•"/>
      <w:lvlJc w:val="left"/>
      <w:pPr>
        <w:tabs>
          <w:tab w:val="num" w:pos="720"/>
        </w:tabs>
        <w:ind w:left="720" w:hanging="360"/>
      </w:pPr>
      <w:rPr>
        <w:rFonts w:ascii="Arial" w:hAnsi="Arial" w:hint="default"/>
      </w:rPr>
    </w:lvl>
    <w:lvl w:ilvl="1" w:tplc="57E458C4" w:tentative="1">
      <w:start w:val="1"/>
      <w:numFmt w:val="bullet"/>
      <w:lvlText w:val="•"/>
      <w:lvlJc w:val="left"/>
      <w:pPr>
        <w:tabs>
          <w:tab w:val="num" w:pos="1440"/>
        </w:tabs>
        <w:ind w:left="1440" w:hanging="360"/>
      </w:pPr>
      <w:rPr>
        <w:rFonts w:ascii="Arial" w:hAnsi="Arial" w:hint="default"/>
      </w:rPr>
    </w:lvl>
    <w:lvl w:ilvl="2" w:tplc="EDDA723E" w:tentative="1">
      <w:start w:val="1"/>
      <w:numFmt w:val="bullet"/>
      <w:lvlText w:val="•"/>
      <w:lvlJc w:val="left"/>
      <w:pPr>
        <w:tabs>
          <w:tab w:val="num" w:pos="2160"/>
        </w:tabs>
        <w:ind w:left="2160" w:hanging="360"/>
      </w:pPr>
      <w:rPr>
        <w:rFonts w:ascii="Arial" w:hAnsi="Arial" w:hint="default"/>
      </w:rPr>
    </w:lvl>
    <w:lvl w:ilvl="3" w:tplc="4F76E5B4" w:tentative="1">
      <w:start w:val="1"/>
      <w:numFmt w:val="bullet"/>
      <w:lvlText w:val="•"/>
      <w:lvlJc w:val="left"/>
      <w:pPr>
        <w:tabs>
          <w:tab w:val="num" w:pos="2880"/>
        </w:tabs>
        <w:ind w:left="2880" w:hanging="360"/>
      </w:pPr>
      <w:rPr>
        <w:rFonts w:ascii="Arial" w:hAnsi="Arial" w:hint="default"/>
      </w:rPr>
    </w:lvl>
    <w:lvl w:ilvl="4" w:tplc="CF28BBA2" w:tentative="1">
      <w:start w:val="1"/>
      <w:numFmt w:val="bullet"/>
      <w:lvlText w:val="•"/>
      <w:lvlJc w:val="left"/>
      <w:pPr>
        <w:tabs>
          <w:tab w:val="num" w:pos="3600"/>
        </w:tabs>
        <w:ind w:left="3600" w:hanging="360"/>
      </w:pPr>
      <w:rPr>
        <w:rFonts w:ascii="Arial" w:hAnsi="Arial" w:hint="default"/>
      </w:rPr>
    </w:lvl>
    <w:lvl w:ilvl="5" w:tplc="A57AA29A" w:tentative="1">
      <w:start w:val="1"/>
      <w:numFmt w:val="bullet"/>
      <w:lvlText w:val="•"/>
      <w:lvlJc w:val="left"/>
      <w:pPr>
        <w:tabs>
          <w:tab w:val="num" w:pos="4320"/>
        </w:tabs>
        <w:ind w:left="4320" w:hanging="360"/>
      </w:pPr>
      <w:rPr>
        <w:rFonts w:ascii="Arial" w:hAnsi="Arial" w:hint="default"/>
      </w:rPr>
    </w:lvl>
    <w:lvl w:ilvl="6" w:tplc="63F2CB8A" w:tentative="1">
      <w:start w:val="1"/>
      <w:numFmt w:val="bullet"/>
      <w:lvlText w:val="•"/>
      <w:lvlJc w:val="left"/>
      <w:pPr>
        <w:tabs>
          <w:tab w:val="num" w:pos="5040"/>
        </w:tabs>
        <w:ind w:left="5040" w:hanging="360"/>
      </w:pPr>
      <w:rPr>
        <w:rFonts w:ascii="Arial" w:hAnsi="Arial" w:hint="default"/>
      </w:rPr>
    </w:lvl>
    <w:lvl w:ilvl="7" w:tplc="05E09B3E" w:tentative="1">
      <w:start w:val="1"/>
      <w:numFmt w:val="bullet"/>
      <w:lvlText w:val="•"/>
      <w:lvlJc w:val="left"/>
      <w:pPr>
        <w:tabs>
          <w:tab w:val="num" w:pos="5760"/>
        </w:tabs>
        <w:ind w:left="5760" w:hanging="360"/>
      </w:pPr>
      <w:rPr>
        <w:rFonts w:ascii="Arial" w:hAnsi="Arial" w:hint="default"/>
      </w:rPr>
    </w:lvl>
    <w:lvl w:ilvl="8" w:tplc="435ECA2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7705091"/>
    <w:multiLevelType w:val="hybridMultilevel"/>
    <w:tmpl w:val="E22C3A02"/>
    <w:lvl w:ilvl="0" w:tplc="ECA06F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AAC66EF"/>
    <w:multiLevelType w:val="hybridMultilevel"/>
    <w:tmpl w:val="47060F2C"/>
    <w:lvl w:ilvl="0" w:tplc="E6480F2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2E5624"/>
    <w:multiLevelType w:val="hybridMultilevel"/>
    <w:tmpl w:val="033A1C88"/>
    <w:lvl w:ilvl="0" w:tplc="3B106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F660EC"/>
    <w:multiLevelType w:val="hybridMultilevel"/>
    <w:tmpl w:val="2BDE39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4D3A6E5E"/>
    <w:multiLevelType w:val="hybridMultilevel"/>
    <w:tmpl w:val="D182EB5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E211603"/>
    <w:multiLevelType w:val="hybridMultilevel"/>
    <w:tmpl w:val="5FEE9C30"/>
    <w:lvl w:ilvl="0" w:tplc="68C49196">
      <w:start w:val="1"/>
      <w:numFmt w:val="decimal"/>
      <w:lvlText w:val="%1."/>
      <w:lvlJc w:val="left"/>
      <w:pPr>
        <w:tabs>
          <w:tab w:val="num" w:pos="720"/>
        </w:tabs>
        <w:ind w:left="720" w:hanging="360"/>
      </w:pPr>
    </w:lvl>
    <w:lvl w:ilvl="1" w:tplc="B8063E88" w:tentative="1">
      <w:start w:val="1"/>
      <w:numFmt w:val="decimal"/>
      <w:lvlText w:val="%2."/>
      <w:lvlJc w:val="left"/>
      <w:pPr>
        <w:tabs>
          <w:tab w:val="num" w:pos="1440"/>
        </w:tabs>
        <w:ind w:left="1440" w:hanging="360"/>
      </w:pPr>
    </w:lvl>
    <w:lvl w:ilvl="2" w:tplc="64382148" w:tentative="1">
      <w:start w:val="1"/>
      <w:numFmt w:val="decimal"/>
      <w:lvlText w:val="%3."/>
      <w:lvlJc w:val="left"/>
      <w:pPr>
        <w:tabs>
          <w:tab w:val="num" w:pos="2160"/>
        </w:tabs>
        <w:ind w:left="2160" w:hanging="360"/>
      </w:pPr>
    </w:lvl>
    <w:lvl w:ilvl="3" w:tplc="2C1A51A8" w:tentative="1">
      <w:start w:val="1"/>
      <w:numFmt w:val="decimal"/>
      <w:lvlText w:val="%4."/>
      <w:lvlJc w:val="left"/>
      <w:pPr>
        <w:tabs>
          <w:tab w:val="num" w:pos="2880"/>
        </w:tabs>
        <w:ind w:left="2880" w:hanging="360"/>
      </w:pPr>
    </w:lvl>
    <w:lvl w:ilvl="4" w:tplc="257EC198" w:tentative="1">
      <w:start w:val="1"/>
      <w:numFmt w:val="decimal"/>
      <w:lvlText w:val="%5."/>
      <w:lvlJc w:val="left"/>
      <w:pPr>
        <w:tabs>
          <w:tab w:val="num" w:pos="3600"/>
        </w:tabs>
        <w:ind w:left="3600" w:hanging="360"/>
      </w:pPr>
    </w:lvl>
    <w:lvl w:ilvl="5" w:tplc="9F9457E6" w:tentative="1">
      <w:start w:val="1"/>
      <w:numFmt w:val="decimal"/>
      <w:lvlText w:val="%6."/>
      <w:lvlJc w:val="left"/>
      <w:pPr>
        <w:tabs>
          <w:tab w:val="num" w:pos="4320"/>
        </w:tabs>
        <w:ind w:left="4320" w:hanging="360"/>
      </w:pPr>
    </w:lvl>
    <w:lvl w:ilvl="6" w:tplc="755CBADE" w:tentative="1">
      <w:start w:val="1"/>
      <w:numFmt w:val="decimal"/>
      <w:lvlText w:val="%7."/>
      <w:lvlJc w:val="left"/>
      <w:pPr>
        <w:tabs>
          <w:tab w:val="num" w:pos="5040"/>
        </w:tabs>
        <w:ind w:left="5040" w:hanging="360"/>
      </w:pPr>
    </w:lvl>
    <w:lvl w:ilvl="7" w:tplc="6EF40360" w:tentative="1">
      <w:start w:val="1"/>
      <w:numFmt w:val="decimal"/>
      <w:lvlText w:val="%8."/>
      <w:lvlJc w:val="left"/>
      <w:pPr>
        <w:tabs>
          <w:tab w:val="num" w:pos="5760"/>
        </w:tabs>
        <w:ind w:left="5760" w:hanging="360"/>
      </w:pPr>
    </w:lvl>
    <w:lvl w:ilvl="8" w:tplc="BA8AF4EC" w:tentative="1">
      <w:start w:val="1"/>
      <w:numFmt w:val="decimal"/>
      <w:lvlText w:val="%9."/>
      <w:lvlJc w:val="left"/>
      <w:pPr>
        <w:tabs>
          <w:tab w:val="num" w:pos="6480"/>
        </w:tabs>
        <w:ind w:left="6480" w:hanging="360"/>
      </w:pPr>
    </w:lvl>
  </w:abstractNum>
  <w:abstractNum w:abstractNumId="53" w15:restartNumberingAfterBreak="0">
    <w:nsid w:val="4F4670C0"/>
    <w:multiLevelType w:val="hybridMultilevel"/>
    <w:tmpl w:val="DA4C12A0"/>
    <w:lvl w:ilvl="0" w:tplc="FBB01422">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9DC64E"/>
    <w:multiLevelType w:val="hybridMultilevel"/>
    <w:tmpl w:val="BB9022B8"/>
    <w:lvl w:ilvl="0" w:tplc="6D20F146">
      <w:start w:val="1"/>
      <w:numFmt w:val="decimal"/>
      <w:lvlText w:val="%1."/>
      <w:lvlJc w:val="left"/>
      <w:pPr>
        <w:ind w:left="720" w:hanging="360"/>
      </w:pPr>
    </w:lvl>
    <w:lvl w:ilvl="1" w:tplc="A75AC542">
      <w:start w:val="1"/>
      <w:numFmt w:val="lowerLetter"/>
      <w:lvlText w:val="%2."/>
      <w:lvlJc w:val="left"/>
      <w:pPr>
        <w:ind w:left="1440" w:hanging="360"/>
      </w:pPr>
    </w:lvl>
    <w:lvl w:ilvl="2" w:tplc="08028AC4">
      <w:start w:val="1"/>
      <w:numFmt w:val="lowerRoman"/>
      <w:lvlText w:val="%3."/>
      <w:lvlJc w:val="right"/>
      <w:pPr>
        <w:ind w:left="2160" w:hanging="180"/>
      </w:pPr>
    </w:lvl>
    <w:lvl w:ilvl="3" w:tplc="083EAF72">
      <w:start w:val="1"/>
      <w:numFmt w:val="decimal"/>
      <w:lvlText w:val="%4."/>
      <w:lvlJc w:val="left"/>
      <w:pPr>
        <w:ind w:left="2880" w:hanging="360"/>
      </w:pPr>
    </w:lvl>
    <w:lvl w:ilvl="4" w:tplc="44CA75A4">
      <w:start w:val="1"/>
      <w:numFmt w:val="lowerLetter"/>
      <w:lvlText w:val="%5."/>
      <w:lvlJc w:val="left"/>
      <w:pPr>
        <w:ind w:left="3600" w:hanging="360"/>
      </w:pPr>
    </w:lvl>
    <w:lvl w:ilvl="5" w:tplc="B674162C">
      <w:start w:val="1"/>
      <w:numFmt w:val="lowerRoman"/>
      <w:lvlText w:val="%6."/>
      <w:lvlJc w:val="right"/>
      <w:pPr>
        <w:ind w:left="4320" w:hanging="180"/>
      </w:pPr>
    </w:lvl>
    <w:lvl w:ilvl="6" w:tplc="F07A2526">
      <w:start w:val="1"/>
      <w:numFmt w:val="decimal"/>
      <w:lvlText w:val="%7."/>
      <w:lvlJc w:val="left"/>
      <w:pPr>
        <w:ind w:left="5040" w:hanging="360"/>
      </w:pPr>
    </w:lvl>
    <w:lvl w:ilvl="7" w:tplc="AFA82CAA">
      <w:start w:val="1"/>
      <w:numFmt w:val="lowerLetter"/>
      <w:lvlText w:val="%8."/>
      <w:lvlJc w:val="left"/>
      <w:pPr>
        <w:ind w:left="5760" w:hanging="360"/>
      </w:pPr>
    </w:lvl>
    <w:lvl w:ilvl="8" w:tplc="CD2823E2">
      <w:start w:val="1"/>
      <w:numFmt w:val="lowerRoman"/>
      <w:lvlText w:val="%9."/>
      <w:lvlJc w:val="right"/>
      <w:pPr>
        <w:ind w:left="6480" w:hanging="180"/>
      </w:pPr>
    </w:lvl>
  </w:abstractNum>
  <w:abstractNum w:abstractNumId="55" w15:restartNumberingAfterBreak="0">
    <w:nsid w:val="4FC15922"/>
    <w:multiLevelType w:val="hybridMultilevel"/>
    <w:tmpl w:val="7A2087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0DF4B64"/>
    <w:multiLevelType w:val="hybridMultilevel"/>
    <w:tmpl w:val="0118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4568E"/>
    <w:multiLevelType w:val="hybridMultilevel"/>
    <w:tmpl w:val="B5D06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337393D"/>
    <w:multiLevelType w:val="hybridMultilevel"/>
    <w:tmpl w:val="D61A201C"/>
    <w:lvl w:ilvl="0" w:tplc="5B1252A2">
      <w:start w:val="2"/>
      <w:numFmt w:val="bullet"/>
      <w:lvlText w:val="-"/>
      <w:lvlJc w:val="left"/>
      <w:pPr>
        <w:ind w:left="108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621F62"/>
    <w:multiLevelType w:val="hybridMultilevel"/>
    <w:tmpl w:val="35E617E2"/>
    <w:lvl w:ilvl="0" w:tplc="AA749026">
      <w:start w:val="3"/>
      <w:numFmt w:val="decimal"/>
      <w:lvlText w:val="%1."/>
      <w:lvlJc w:val="left"/>
      <w:pPr>
        <w:tabs>
          <w:tab w:val="num" w:pos="720"/>
        </w:tabs>
        <w:ind w:left="720" w:hanging="360"/>
      </w:pPr>
    </w:lvl>
    <w:lvl w:ilvl="1" w:tplc="64266240" w:tentative="1">
      <w:start w:val="1"/>
      <w:numFmt w:val="decimal"/>
      <w:lvlText w:val="%2."/>
      <w:lvlJc w:val="left"/>
      <w:pPr>
        <w:tabs>
          <w:tab w:val="num" w:pos="1440"/>
        </w:tabs>
        <w:ind w:left="1440" w:hanging="360"/>
      </w:pPr>
    </w:lvl>
    <w:lvl w:ilvl="2" w:tplc="CC22C37E" w:tentative="1">
      <w:start w:val="1"/>
      <w:numFmt w:val="decimal"/>
      <w:lvlText w:val="%3."/>
      <w:lvlJc w:val="left"/>
      <w:pPr>
        <w:tabs>
          <w:tab w:val="num" w:pos="2160"/>
        </w:tabs>
        <w:ind w:left="2160" w:hanging="360"/>
      </w:pPr>
    </w:lvl>
    <w:lvl w:ilvl="3" w:tplc="338E367E" w:tentative="1">
      <w:start w:val="1"/>
      <w:numFmt w:val="decimal"/>
      <w:lvlText w:val="%4."/>
      <w:lvlJc w:val="left"/>
      <w:pPr>
        <w:tabs>
          <w:tab w:val="num" w:pos="2880"/>
        </w:tabs>
        <w:ind w:left="2880" w:hanging="360"/>
      </w:pPr>
    </w:lvl>
    <w:lvl w:ilvl="4" w:tplc="E72AF534" w:tentative="1">
      <w:start w:val="1"/>
      <w:numFmt w:val="decimal"/>
      <w:lvlText w:val="%5."/>
      <w:lvlJc w:val="left"/>
      <w:pPr>
        <w:tabs>
          <w:tab w:val="num" w:pos="3600"/>
        </w:tabs>
        <w:ind w:left="3600" w:hanging="360"/>
      </w:pPr>
    </w:lvl>
    <w:lvl w:ilvl="5" w:tplc="69F09E4C" w:tentative="1">
      <w:start w:val="1"/>
      <w:numFmt w:val="decimal"/>
      <w:lvlText w:val="%6."/>
      <w:lvlJc w:val="left"/>
      <w:pPr>
        <w:tabs>
          <w:tab w:val="num" w:pos="4320"/>
        </w:tabs>
        <w:ind w:left="4320" w:hanging="360"/>
      </w:pPr>
    </w:lvl>
    <w:lvl w:ilvl="6" w:tplc="6256D4C4" w:tentative="1">
      <w:start w:val="1"/>
      <w:numFmt w:val="decimal"/>
      <w:lvlText w:val="%7."/>
      <w:lvlJc w:val="left"/>
      <w:pPr>
        <w:tabs>
          <w:tab w:val="num" w:pos="5040"/>
        </w:tabs>
        <w:ind w:left="5040" w:hanging="360"/>
      </w:pPr>
    </w:lvl>
    <w:lvl w:ilvl="7" w:tplc="212C0482" w:tentative="1">
      <w:start w:val="1"/>
      <w:numFmt w:val="decimal"/>
      <w:lvlText w:val="%8."/>
      <w:lvlJc w:val="left"/>
      <w:pPr>
        <w:tabs>
          <w:tab w:val="num" w:pos="5760"/>
        </w:tabs>
        <w:ind w:left="5760" w:hanging="360"/>
      </w:pPr>
    </w:lvl>
    <w:lvl w:ilvl="8" w:tplc="31B8E412" w:tentative="1">
      <w:start w:val="1"/>
      <w:numFmt w:val="decimal"/>
      <w:lvlText w:val="%9."/>
      <w:lvlJc w:val="left"/>
      <w:pPr>
        <w:tabs>
          <w:tab w:val="num" w:pos="6480"/>
        </w:tabs>
        <w:ind w:left="6480" w:hanging="360"/>
      </w:pPr>
    </w:lvl>
  </w:abstractNum>
  <w:abstractNum w:abstractNumId="60" w15:restartNumberingAfterBreak="0">
    <w:nsid w:val="576502C3"/>
    <w:multiLevelType w:val="hybridMultilevel"/>
    <w:tmpl w:val="46A4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B50951"/>
    <w:multiLevelType w:val="hybridMultilevel"/>
    <w:tmpl w:val="2A1823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2" w15:restartNumberingAfterBreak="0">
    <w:nsid w:val="58447F5B"/>
    <w:multiLevelType w:val="hybridMultilevel"/>
    <w:tmpl w:val="81CE4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2F6385"/>
    <w:multiLevelType w:val="hybridMultilevel"/>
    <w:tmpl w:val="5DFAB89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091644C"/>
    <w:multiLevelType w:val="hybridMultilevel"/>
    <w:tmpl w:val="ACFE3438"/>
    <w:lvl w:ilvl="0" w:tplc="F4E23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9C7DFC"/>
    <w:multiLevelType w:val="hybridMultilevel"/>
    <w:tmpl w:val="8CE0EB02"/>
    <w:lvl w:ilvl="0" w:tplc="B5C83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29C4E72"/>
    <w:multiLevelType w:val="hybridMultilevel"/>
    <w:tmpl w:val="9A18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232CA5"/>
    <w:multiLevelType w:val="hybridMultilevel"/>
    <w:tmpl w:val="6B3A2EFA"/>
    <w:lvl w:ilvl="0" w:tplc="AC269C8C">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7AC0119"/>
    <w:multiLevelType w:val="hybridMultilevel"/>
    <w:tmpl w:val="1898E06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9" w15:restartNumberingAfterBreak="0">
    <w:nsid w:val="67D77857"/>
    <w:multiLevelType w:val="hybridMultilevel"/>
    <w:tmpl w:val="8CD67DD6"/>
    <w:lvl w:ilvl="0" w:tplc="E6480F24">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8460A7B"/>
    <w:multiLevelType w:val="hybridMultilevel"/>
    <w:tmpl w:val="4558C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6408ED"/>
    <w:multiLevelType w:val="hybridMultilevel"/>
    <w:tmpl w:val="23F85F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2C02BA"/>
    <w:multiLevelType w:val="hybridMultilevel"/>
    <w:tmpl w:val="1332A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240296"/>
    <w:multiLevelType w:val="hybridMultilevel"/>
    <w:tmpl w:val="A9E2ED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B317DB6"/>
    <w:multiLevelType w:val="multilevel"/>
    <w:tmpl w:val="88F6BA5C"/>
    <w:lvl w:ilvl="0">
      <w:start w:val="1"/>
      <w:numFmt w:val="upperRoman"/>
      <w:lvlText w:val="%1."/>
      <w:lvlJc w:val="left"/>
      <w:pPr>
        <w:ind w:left="720" w:hanging="360"/>
      </w:pPr>
      <w:rPr>
        <w:rFonts w:asciiTheme="minorHAnsi" w:eastAsiaTheme="minorHAnsi" w:hAnsiTheme="minorHAnsi" w:cstheme="minorBidi"/>
        <w:color w:val="auto"/>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6C3B7186"/>
    <w:multiLevelType w:val="hybridMultilevel"/>
    <w:tmpl w:val="C0F28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6" w15:restartNumberingAfterBreak="0">
    <w:nsid w:val="6C5E15AF"/>
    <w:multiLevelType w:val="hybridMultilevel"/>
    <w:tmpl w:val="A5E24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7A5ECF"/>
    <w:multiLevelType w:val="hybridMultilevel"/>
    <w:tmpl w:val="864EE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D1C19BE"/>
    <w:multiLevelType w:val="hybridMultilevel"/>
    <w:tmpl w:val="E22C52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02D4236"/>
    <w:multiLevelType w:val="hybridMultilevel"/>
    <w:tmpl w:val="13BA2650"/>
    <w:lvl w:ilvl="0" w:tplc="C88AE5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82401C"/>
    <w:multiLevelType w:val="hybridMultilevel"/>
    <w:tmpl w:val="4D10F3A6"/>
    <w:lvl w:ilvl="0" w:tplc="D11805F0">
      <w:start w:val="1"/>
      <w:numFmt w:val="bullet"/>
      <w:lvlText w:val="•"/>
      <w:lvlJc w:val="left"/>
      <w:pPr>
        <w:tabs>
          <w:tab w:val="num" w:pos="720"/>
        </w:tabs>
        <w:ind w:left="720" w:hanging="360"/>
      </w:pPr>
      <w:rPr>
        <w:rFonts w:ascii="Arial" w:hAnsi="Arial" w:hint="default"/>
      </w:rPr>
    </w:lvl>
    <w:lvl w:ilvl="1" w:tplc="43E293D6" w:tentative="1">
      <w:start w:val="1"/>
      <w:numFmt w:val="bullet"/>
      <w:lvlText w:val="•"/>
      <w:lvlJc w:val="left"/>
      <w:pPr>
        <w:tabs>
          <w:tab w:val="num" w:pos="1440"/>
        </w:tabs>
        <w:ind w:left="1440" w:hanging="360"/>
      </w:pPr>
      <w:rPr>
        <w:rFonts w:ascii="Arial" w:hAnsi="Arial" w:hint="default"/>
      </w:rPr>
    </w:lvl>
    <w:lvl w:ilvl="2" w:tplc="07A47F24" w:tentative="1">
      <w:start w:val="1"/>
      <w:numFmt w:val="bullet"/>
      <w:lvlText w:val="•"/>
      <w:lvlJc w:val="left"/>
      <w:pPr>
        <w:tabs>
          <w:tab w:val="num" w:pos="2160"/>
        </w:tabs>
        <w:ind w:left="2160" w:hanging="360"/>
      </w:pPr>
      <w:rPr>
        <w:rFonts w:ascii="Arial" w:hAnsi="Arial" w:hint="default"/>
      </w:rPr>
    </w:lvl>
    <w:lvl w:ilvl="3" w:tplc="0A803F18" w:tentative="1">
      <w:start w:val="1"/>
      <w:numFmt w:val="bullet"/>
      <w:lvlText w:val="•"/>
      <w:lvlJc w:val="left"/>
      <w:pPr>
        <w:tabs>
          <w:tab w:val="num" w:pos="2880"/>
        </w:tabs>
        <w:ind w:left="2880" w:hanging="360"/>
      </w:pPr>
      <w:rPr>
        <w:rFonts w:ascii="Arial" w:hAnsi="Arial" w:hint="default"/>
      </w:rPr>
    </w:lvl>
    <w:lvl w:ilvl="4" w:tplc="F28A5CE8" w:tentative="1">
      <w:start w:val="1"/>
      <w:numFmt w:val="bullet"/>
      <w:lvlText w:val="•"/>
      <w:lvlJc w:val="left"/>
      <w:pPr>
        <w:tabs>
          <w:tab w:val="num" w:pos="3600"/>
        </w:tabs>
        <w:ind w:left="3600" w:hanging="360"/>
      </w:pPr>
      <w:rPr>
        <w:rFonts w:ascii="Arial" w:hAnsi="Arial" w:hint="default"/>
      </w:rPr>
    </w:lvl>
    <w:lvl w:ilvl="5" w:tplc="A08A683E" w:tentative="1">
      <w:start w:val="1"/>
      <w:numFmt w:val="bullet"/>
      <w:lvlText w:val="•"/>
      <w:lvlJc w:val="left"/>
      <w:pPr>
        <w:tabs>
          <w:tab w:val="num" w:pos="4320"/>
        </w:tabs>
        <w:ind w:left="4320" w:hanging="360"/>
      </w:pPr>
      <w:rPr>
        <w:rFonts w:ascii="Arial" w:hAnsi="Arial" w:hint="default"/>
      </w:rPr>
    </w:lvl>
    <w:lvl w:ilvl="6" w:tplc="997A5C88" w:tentative="1">
      <w:start w:val="1"/>
      <w:numFmt w:val="bullet"/>
      <w:lvlText w:val="•"/>
      <w:lvlJc w:val="left"/>
      <w:pPr>
        <w:tabs>
          <w:tab w:val="num" w:pos="5040"/>
        </w:tabs>
        <w:ind w:left="5040" w:hanging="360"/>
      </w:pPr>
      <w:rPr>
        <w:rFonts w:ascii="Arial" w:hAnsi="Arial" w:hint="default"/>
      </w:rPr>
    </w:lvl>
    <w:lvl w:ilvl="7" w:tplc="21A29C2A" w:tentative="1">
      <w:start w:val="1"/>
      <w:numFmt w:val="bullet"/>
      <w:lvlText w:val="•"/>
      <w:lvlJc w:val="left"/>
      <w:pPr>
        <w:tabs>
          <w:tab w:val="num" w:pos="5760"/>
        </w:tabs>
        <w:ind w:left="5760" w:hanging="360"/>
      </w:pPr>
      <w:rPr>
        <w:rFonts w:ascii="Arial" w:hAnsi="Arial" w:hint="default"/>
      </w:rPr>
    </w:lvl>
    <w:lvl w:ilvl="8" w:tplc="72CECEE0"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7347423D"/>
    <w:multiLevelType w:val="hybridMultilevel"/>
    <w:tmpl w:val="6A501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38B5CDA"/>
    <w:multiLevelType w:val="multilevel"/>
    <w:tmpl w:val="6EF87D2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73BD6BC2"/>
    <w:multiLevelType w:val="hybridMultilevel"/>
    <w:tmpl w:val="23C830A8"/>
    <w:lvl w:ilvl="0" w:tplc="E6480F24">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3FD0A94"/>
    <w:multiLevelType w:val="hybridMultilevel"/>
    <w:tmpl w:val="160AE53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74720F63"/>
    <w:multiLevelType w:val="hybridMultilevel"/>
    <w:tmpl w:val="6B60BB58"/>
    <w:lvl w:ilvl="0" w:tplc="C47E8CFC">
      <w:start w:val="1"/>
      <w:numFmt w:val="upperRoman"/>
      <w:lvlText w:val="%1."/>
      <w:lvlJc w:val="left"/>
      <w:pPr>
        <w:ind w:left="720" w:hanging="720"/>
      </w:pPr>
      <w:rPr>
        <w:rFonts w:hint="default"/>
        <w:color w:val="000000" w:themeColor="text1"/>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74DF5222"/>
    <w:multiLevelType w:val="hybridMultilevel"/>
    <w:tmpl w:val="533EDD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7" w15:restartNumberingAfterBreak="0">
    <w:nsid w:val="785244B7"/>
    <w:multiLevelType w:val="hybridMultilevel"/>
    <w:tmpl w:val="CF9634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15:restartNumberingAfterBreak="0">
    <w:nsid w:val="7AB94B2D"/>
    <w:multiLevelType w:val="hybridMultilevel"/>
    <w:tmpl w:val="338CF410"/>
    <w:lvl w:ilvl="0" w:tplc="E6480F24">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7AC06208"/>
    <w:multiLevelType w:val="hybridMultilevel"/>
    <w:tmpl w:val="8C4E2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B163DD1"/>
    <w:multiLevelType w:val="hybridMultilevel"/>
    <w:tmpl w:val="72FA54BC"/>
    <w:lvl w:ilvl="0" w:tplc="425E9A2C">
      <w:start w:val="1"/>
      <w:numFmt w:val="bullet"/>
      <w:lvlText w:val="•"/>
      <w:lvlJc w:val="left"/>
      <w:pPr>
        <w:tabs>
          <w:tab w:val="num" w:pos="720"/>
        </w:tabs>
        <w:ind w:left="720" w:hanging="360"/>
      </w:pPr>
      <w:rPr>
        <w:rFonts w:ascii="Arial" w:hAnsi="Arial" w:hint="default"/>
      </w:rPr>
    </w:lvl>
    <w:lvl w:ilvl="1" w:tplc="11426EFA" w:tentative="1">
      <w:start w:val="1"/>
      <w:numFmt w:val="bullet"/>
      <w:lvlText w:val="•"/>
      <w:lvlJc w:val="left"/>
      <w:pPr>
        <w:tabs>
          <w:tab w:val="num" w:pos="1440"/>
        </w:tabs>
        <w:ind w:left="1440" w:hanging="360"/>
      </w:pPr>
      <w:rPr>
        <w:rFonts w:ascii="Arial" w:hAnsi="Arial" w:hint="default"/>
      </w:rPr>
    </w:lvl>
    <w:lvl w:ilvl="2" w:tplc="F92467A6" w:tentative="1">
      <w:start w:val="1"/>
      <w:numFmt w:val="bullet"/>
      <w:lvlText w:val="•"/>
      <w:lvlJc w:val="left"/>
      <w:pPr>
        <w:tabs>
          <w:tab w:val="num" w:pos="2160"/>
        </w:tabs>
        <w:ind w:left="2160" w:hanging="360"/>
      </w:pPr>
      <w:rPr>
        <w:rFonts w:ascii="Arial" w:hAnsi="Arial" w:hint="default"/>
      </w:rPr>
    </w:lvl>
    <w:lvl w:ilvl="3" w:tplc="BF9C3A98" w:tentative="1">
      <w:start w:val="1"/>
      <w:numFmt w:val="bullet"/>
      <w:lvlText w:val="•"/>
      <w:lvlJc w:val="left"/>
      <w:pPr>
        <w:tabs>
          <w:tab w:val="num" w:pos="2880"/>
        </w:tabs>
        <w:ind w:left="2880" w:hanging="360"/>
      </w:pPr>
      <w:rPr>
        <w:rFonts w:ascii="Arial" w:hAnsi="Arial" w:hint="default"/>
      </w:rPr>
    </w:lvl>
    <w:lvl w:ilvl="4" w:tplc="4B288B4E" w:tentative="1">
      <w:start w:val="1"/>
      <w:numFmt w:val="bullet"/>
      <w:lvlText w:val="•"/>
      <w:lvlJc w:val="left"/>
      <w:pPr>
        <w:tabs>
          <w:tab w:val="num" w:pos="3600"/>
        </w:tabs>
        <w:ind w:left="3600" w:hanging="360"/>
      </w:pPr>
      <w:rPr>
        <w:rFonts w:ascii="Arial" w:hAnsi="Arial" w:hint="default"/>
      </w:rPr>
    </w:lvl>
    <w:lvl w:ilvl="5" w:tplc="D34CC702" w:tentative="1">
      <w:start w:val="1"/>
      <w:numFmt w:val="bullet"/>
      <w:lvlText w:val="•"/>
      <w:lvlJc w:val="left"/>
      <w:pPr>
        <w:tabs>
          <w:tab w:val="num" w:pos="4320"/>
        </w:tabs>
        <w:ind w:left="4320" w:hanging="360"/>
      </w:pPr>
      <w:rPr>
        <w:rFonts w:ascii="Arial" w:hAnsi="Arial" w:hint="default"/>
      </w:rPr>
    </w:lvl>
    <w:lvl w:ilvl="6" w:tplc="25B6325E" w:tentative="1">
      <w:start w:val="1"/>
      <w:numFmt w:val="bullet"/>
      <w:lvlText w:val="•"/>
      <w:lvlJc w:val="left"/>
      <w:pPr>
        <w:tabs>
          <w:tab w:val="num" w:pos="5040"/>
        </w:tabs>
        <w:ind w:left="5040" w:hanging="360"/>
      </w:pPr>
      <w:rPr>
        <w:rFonts w:ascii="Arial" w:hAnsi="Arial" w:hint="default"/>
      </w:rPr>
    </w:lvl>
    <w:lvl w:ilvl="7" w:tplc="A3346D14" w:tentative="1">
      <w:start w:val="1"/>
      <w:numFmt w:val="bullet"/>
      <w:lvlText w:val="•"/>
      <w:lvlJc w:val="left"/>
      <w:pPr>
        <w:tabs>
          <w:tab w:val="num" w:pos="5760"/>
        </w:tabs>
        <w:ind w:left="5760" w:hanging="360"/>
      </w:pPr>
      <w:rPr>
        <w:rFonts w:ascii="Arial" w:hAnsi="Arial" w:hint="default"/>
      </w:rPr>
    </w:lvl>
    <w:lvl w:ilvl="8" w:tplc="1E46B0B4"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7B3A4609"/>
    <w:multiLevelType w:val="hybridMultilevel"/>
    <w:tmpl w:val="F3468E46"/>
    <w:lvl w:ilvl="0" w:tplc="88AE25F4">
      <w:start w:val="1"/>
      <w:numFmt w:val="bullet"/>
      <w:lvlText w:val="•"/>
      <w:lvlJc w:val="left"/>
      <w:pPr>
        <w:tabs>
          <w:tab w:val="num" w:pos="720"/>
        </w:tabs>
        <w:ind w:left="720" w:hanging="360"/>
      </w:pPr>
      <w:rPr>
        <w:rFonts w:ascii="Arial" w:hAnsi="Arial" w:hint="default"/>
      </w:rPr>
    </w:lvl>
    <w:lvl w:ilvl="1" w:tplc="4C5CF4CE" w:tentative="1">
      <w:start w:val="1"/>
      <w:numFmt w:val="bullet"/>
      <w:lvlText w:val="•"/>
      <w:lvlJc w:val="left"/>
      <w:pPr>
        <w:tabs>
          <w:tab w:val="num" w:pos="1440"/>
        </w:tabs>
        <w:ind w:left="1440" w:hanging="360"/>
      </w:pPr>
      <w:rPr>
        <w:rFonts w:ascii="Arial" w:hAnsi="Arial" w:hint="default"/>
      </w:rPr>
    </w:lvl>
    <w:lvl w:ilvl="2" w:tplc="4EBE2724" w:tentative="1">
      <w:start w:val="1"/>
      <w:numFmt w:val="bullet"/>
      <w:lvlText w:val="•"/>
      <w:lvlJc w:val="left"/>
      <w:pPr>
        <w:tabs>
          <w:tab w:val="num" w:pos="2160"/>
        </w:tabs>
        <w:ind w:left="2160" w:hanging="360"/>
      </w:pPr>
      <w:rPr>
        <w:rFonts w:ascii="Arial" w:hAnsi="Arial" w:hint="default"/>
      </w:rPr>
    </w:lvl>
    <w:lvl w:ilvl="3" w:tplc="0A48D012" w:tentative="1">
      <w:start w:val="1"/>
      <w:numFmt w:val="bullet"/>
      <w:lvlText w:val="•"/>
      <w:lvlJc w:val="left"/>
      <w:pPr>
        <w:tabs>
          <w:tab w:val="num" w:pos="2880"/>
        </w:tabs>
        <w:ind w:left="2880" w:hanging="360"/>
      </w:pPr>
      <w:rPr>
        <w:rFonts w:ascii="Arial" w:hAnsi="Arial" w:hint="default"/>
      </w:rPr>
    </w:lvl>
    <w:lvl w:ilvl="4" w:tplc="D5280C2A" w:tentative="1">
      <w:start w:val="1"/>
      <w:numFmt w:val="bullet"/>
      <w:lvlText w:val="•"/>
      <w:lvlJc w:val="left"/>
      <w:pPr>
        <w:tabs>
          <w:tab w:val="num" w:pos="3600"/>
        </w:tabs>
        <w:ind w:left="3600" w:hanging="360"/>
      </w:pPr>
      <w:rPr>
        <w:rFonts w:ascii="Arial" w:hAnsi="Arial" w:hint="default"/>
      </w:rPr>
    </w:lvl>
    <w:lvl w:ilvl="5" w:tplc="0A3AC6BC" w:tentative="1">
      <w:start w:val="1"/>
      <w:numFmt w:val="bullet"/>
      <w:lvlText w:val="•"/>
      <w:lvlJc w:val="left"/>
      <w:pPr>
        <w:tabs>
          <w:tab w:val="num" w:pos="4320"/>
        </w:tabs>
        <w:ind w:left="4320" w:hanging="360"/>
      </w:pPr>
      <w:rPr>
        <w:rFonts w:ascii="Arial" w:hAnsi="Arial" w:hint="default"/>
      </w:rPr>
    </w:lvl>
    <w:lvl w:ilvl="6" w:tplc="C08AF0B8" w:tentative="1">
      <w:start w:val="1"/>
      <w:numFmt w:val="bullet"/>
      <w:lvlText w:val="•"/>
      <w:lvlJc w:val="left"/>
      <w:pPr>
        <w:tabs>
          <w:tab w:val="num" w:pos="5040"/>
        </w:tabs>
        <w:ind w:left="5040" w:hanging="360"/>
      </w:pPr>
      <w:rPr>
        <w:rFonts w:ascii="Arial" w:hAnsi="Arial" w:hint="default"/>
      </w:rPr>
    </w:lvl>
    <w:lvl w:ilvl="7" w:tplc="5F026B4C" w:tentative="1">
      <w:start w:val="1"/>
      <w:numFmt w:val="bullet"/>
      <w:lvlText w:val="•"/>
      <w:lvlJc w:val="left"/>
      <w:pPr>
        <w:tabs>
          <w:tab w:val="num" w:pos="5760"/>
        </w:tabs>
        <w:ind w:left="5760" w:hanging="360"/>
      </w:pPr>
      <w:rPr>
        <w:rFonts w:ascii="Arial" w:hAnsi="Arial" w:hint="default"/>
      </w:rPr>
    </w:lvl>
    <w:lvl w:ilvl="8" w:tplc="C97C487C"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C06432A"/>
    <w:multiLevelType w:val="hybridMultilevel"/>
    <w:tmpl w:val="C81A0AB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3" w15:restartNumberingAfterBreak="0">
    <w:nsid w:val="7DC66A2A"/>
    <w:multiLevelType w:val="hybridMultilevel"/>
    <w:tmpl w:val="5D4466F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474FF8"/>
    <w:multiLevelType w:val="hybridMultilevel"/>
    <w:tmpl w:val="5A82C0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EBA7EDD"/>
    <w:multiLevelType w:val="hybridMultilevel"/>
    <w:tmpl w:val="A61A9D5C"/>
    <w:lvl w:ilvl="0" w:tplc="BDE6942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9175681">
    <w:abstractNumId w:val="54"/>
  </w:num>
  <w:num w:numId="2" w16cid:durableId="930507565">
    <w:abstractNumId w:val="78"/>
  </w:num>
  <w:num w:numId="3" w16cid:durableId="1537699547">
    <w:abstractNumId w:val="49"/>
  </w:num>
  <w:num w:numId="4" w16cid:durableId="974868327">
    <w:abstractNumId w:val="77"/>
  </w:num>
  <w:num w:numId="5" w16cid:durableId="1534153842">
    <w:abstractNumId w:val="60"/>
  </w:num>
  <w:num w:numId="6" w16cid:durableId="1694072382">
    <w:abstractNumId w:val="46"/>
  </w:num>
  <w:num w:numId="7" w16cid:durableId="784271459">
    <w:abstractNumId w:val="66"/>
  </w:num>
  <w:num w:numId="8" w16cid:durableId="1295940339">
    <w:abstractNumId w:val="17"/>
  </w:num>
  <w:num w:numId="9" w16cid:durableId="550312107">
    <w:abstractNumId w:val="5"/>
  </w:num>
  <w:num w:numId="10" w16cid:durableId="559247722">
    <w:abstractNumId w:val="28"/>
  </w:num>
  <w:num w:numId="11" w16cid:durableId="1000038011">
    <w:abstractNumId w:val="71"/>
  </w:num>
  <w:num w:numId="12" w16cid:durableId="1157301616">
    <w:abstractNumId w:val="44"/>
  </w:num>
  <w:num w:numId="13" w16cid:durableId="702023211">
    <w:abstractNumId w:val="62"/>
  </w:num>
  <w:num w:numId="14" w16cid:durableId="787285004">
    <w:abstractNumId w:val="93"/>
  </w:num>
  <w:num w:numId="15" w16cid:durableId="1860660983">
    <w:abstractNumId w:val="65"/>
  </w:num>
  <w:num w:numId="16" w16cid:durableId="553540172">
    <w:abstractNumId w:val="63"/>
  </w:num>
  <w:num w:numId="17" w16cid:durableId="957106650">
    <w:abstractNumId w:val="73"/>
  </w:num>
  <w:num w:numId="18" w16cid:durableId="233443161">
    <w:abstractNumId w:val="8"/>
  </w:num>
  <w:num w:numId="19" w16cid:durableId="351567322">
    <w:abstractNumId w:val="64"/>
  </w:num>
  <w:num w:numId="20" w16cid:durableId="634141941">
    <w:abstractNumId w:val="38"/>
  </w:num>
  <w:num w:numId="21" w16cid:durableId="1184899968">
    <w:abstractNumId w:val="1"/>
  </w:num>
  <w:num w:numId="22" w16cid:durableId="1509561886">
    <w:abstractNumId w:val="19"/>
  </w:num>
  <w:num w:numId="23" w16cid:durableId="123162803">
    <w:abstractNumId w:val="16"/>
  </w:num>
  <w:num w:numId="24" w16cid:durableId="1376200914">
    <w:abstractNumId w:val="36"/>
  </w:num>
  <w:num w:numId="25" w16cid:durableId="1573735400">
    <w:abstractNumId w:val="35"/>
  </w:num>
  <w:num w:numId="26" w16cid:durableId="1408334338">
    <w:abstractNumId w:val="88"/>
  </w:num>
  <w:num w:numId="27" w16cid:durableId="1092969134">
    <w:abstractNumId w:val="83"/>
  </w:num>
  <w:num w:numId="28" w16cid:durableId="1450274167">
    <w:abstractNumId w:val="22"/>
  </w:num>
  <w:num w:numId="29" w16cid:durableId="262567267">
    <w:abstractNumId w:val="80"/>
  </w:num>
  <w:num w:numId="30" w16cid:durableId="1095905318">
    <w:abstractNumId w:val="58"/>
  </w:num>
  <w:num w:numId="31" w16cid:durableId="935330603">
    <w:abstractNumId w:val="39"/>
  </w:num>
  <w:num w:numId="32" w16cid:durableId="984704995">
    <w:abstractNumId w:val="51"/>
  </w:num>
  <w:num w:numId="33" w16cid:durableId="1748921330">
    <w:abstractNumId w:val="67"/>
  </w:num>
  <w:num w:numId="34" w16cid:durableId="627051968">
    <w:abstractNumId w:val="34"/>
  </w:num>
  <w:num w:numId="35" w16cid:durableId="1938711771">
    <w:abstractNumId w:val="76"/>
  </w:num>
  <w:num w:numId="36" w16cid:durableId="1340892678">
    <w:abstractNumId w:val="21"/>
  </w:num>
  <w:num w:numId="37" w16cid:durableId="26178045">
    <w:abstractNumId w:val="69"/>
  </w:num>
  <w:num w:numId="38" w16cid:durableId="1595896648">
    <w:abstractNumId w:val="43"/>
  </w:num>
  <w:num w:numId="39" w16cid:durableId="1034576240">
    <w:abstractNumId w:val="48"/>
  </w:num>
  <w:num w:numId="40" w16cid:durableId="1653874084">
    <w:abstractNumId w:val="52"/>
  </w:num>
  <w:num w:numId="41" w16cid:durableId="191581019">
    <w:abstractNumId w:val="91"/>
  </w:num>
  <w:num w:numId="42" w16cid:durableId="594442687">
    <w:abstractNumId w:val="59"/>
  </w:num>
  <w:num w:numId="43" w16cid:durableId="243803181">
    <w:abstractNumId w:val="10"/>
  </w:num>
  <w:num w:numId="44" w16cid:durableId="1140271370">
    <w:abstractNumId w:val="90"/>
  </w:num>
  <w:num w:numId="45" w16cid:durableId="6716204">
    <w:abstractNumId w:val="74"/>
  </w:num>
  <w:num w:numId="46" w16cid:durableId="1970088036">
    <w:abstractNumId w:val="85"/>
  </w:num>
  <w:num w:numId="47" w16cid:durableId="671876278">
    <w:abstractNumId w:val="37"/>
  </w:num>
  <w:num w:numId="48" w16cid:durableId="1940864816">
    <w:abstractNumId w:val="53"/>
  </w:num>
  <w:num w:numId="49" w16cid:durableId="1661806076">
    <w:abstractNumId w:val="47"/>
  </w:num>
  <w:num w:numId="50" w16cid:durableId="1237324182">
    <w:abstractNumId w:val="24"/>
  </w:num>
  <w:num w:numId="51" w16cid:durableId="1662536555">
    <w:abstractNumId w:val="29"/>
  </w:num>
  <w:num w:numId="52" w16cid:durableId="1502769478">
    <w:abstractNumId w:val="95"/>
  </w:num>
  <w:num w:numId="53" w16cid:durableId="116798161">
    <w:abstractNumId w:val="7"/>
  </w:num>
  <w:num w:numId="54" w16cid:durableId="529925534">
    <w:abstractNumId w:val="3"/>
  </w:num>
  <w:num w:numId="55" w16cid:durableId="67465556">
    <w:abstractNumId w:val="82"/>
  </w:num>
  <w:num w:numId="56" w16cid:durableId="1994555334">
    <w:abstractNumId w:val="31"/>
  </w:num>
  <w:num w:numId="57" w16cid:durableId="1295713393">
    <w:abstractNumId w:val="4"/>
  </w:num>
  <w:num w:numId="58" w16cid:durableId="1538541463">
    <w:abstractNumId w:val="27"/>
  </w:num>
  <w:num w:numId="59" w16cid:durableId="183710222">
    <w:abstractNumId w:val="94"/>
  </w:num>
  <w:num w:numId="60" w16cid:durableId="1889106237">
    <w:abstractNumId w:val="84"/>
  </w:num>
  <w:num w:numId="61" w16cid:durableId="1665471991">
    <w:abstractNumId w:val="70"/>
  </w:num>
  <w:num w:numId="62" w16cid:durableId="560598046">
    <w:abstractNumId w:val="6"/>
  </w:num>
  <w:num w:numId="63" w16cid:durableId="680788624">
    <w:abstractNumId w:val="86"/>
  </w:num>
  <w:num w:numId="64" w16cid:durableId="761875087">
    <w:abstractNumId w:val="13"/>
  </w:num>
  <w:num w:numId="65" w16cid:durableId="2055613172">
    <w:abstractNumId w:val="9"/>
  </w:num>
  <w:num w:numId="66" w16cid:durableId="965349916">
    <w:abstractNumId w:val="2"/>
  </w:num>
  <w:num w:numId="67" w16cid:durableId="1727332685">
    <w:abstractNumId w:val="15"/>
  </w:num>
  <w:num w:numId="68" w16cid:durableId="1840148637">
    <w:abstractNumId w:val="11"/>
  </w:num>
  <w:num w:numId="69" w16cid:durableId="1301885588">
    <w:abstractNumId w:val="20"/>
  </w:num>
  <w:num w:numId="70" w16cid:durableId="323512256">
    <w:abstractNumId w:val="72"/>
  </w:num>
  <w:num w:numId="71" w16cid:durableId="311761222">
    <w:abstractNumId w:val="42"/>
  </w:num>
  <w:num w:numId="72" w16cid:durableId="1117139529">
    <w:abstractNumId w:val="55"/>
  </w:num>
  <w:num w:numId="73" w16cid:durableId="1134105072">
    <w:abstractNumId w:val="45"/>
  </w:num>
  <w:num w:numId="74" w16cid:durableId="2111928522">
    <w:abstractNumId w:val="40"/>
  </w:num>
  <w:num w:numId="75" w16cid:durableId="561211680">
    <w:abstractNumId w:val="32"/>
  </w:num>
  <w:num w:numId="76" w16cid:durableId="350881824">
    <w:abstractNumId w:val="0"/>
  </w:num>
  <w:num w:numId="77" w16cid:durableId="1745028143">
    <w:abstractNumId w:val="30"/>
  </w:num>
  <w:num w:numId="78" w16cid:durableId="465125914">
    <w:abstractNumId w:val="18"/>
  </w:num>
  <w:num w:numId="79" w16cid:durableId="574823123">
    <w:abstractNumId w:val="61"/>
  </w:num>
  <w:num w:numId="80" w16cid:durableId="1369258400">
    <w:abstractNumId w:val="92"/>
  </w:num>
  <w:num w:numId="81" w16cid:durableId="467742451">
    <w:abstractNumId w:val="56"/>
  </w:num>
  <w:num w:numId="82" w16cid:durableId="1143811484">
    <w:abstractNumId w:val="75"/>
  </w:num>
  <w:num w:numId="83" w16cid:durableId="799566242">
    <w:abstractNumId w:val="33"/>
  </w:num>
  <w:num w:numId="84" w16cid:durableId="2099208102">
    <w:abstractNumId w:val="25"/>
  </w:num>
  <w:num w:numId="85" w16cid:durableId="371852155">
    <w:abstractNumId w:val="26"/>
  </w:num>
  <w:num w:numId="86" w16cid:durableId="1227569638">
    <w:abstractNumId w:val="68"/>
  </w:num>
  <w:num w:numId="87" w16cid:durableId="1920403456">
    <w:abstractNumId w:val="23"/>
  </w:num>
  <w:num w:numId="88" w16cid:durableId="2019847072">
    <w:abstractNumId w:val="14"/>
  </w:num>
  <w:num w:numId="89" w16cid:durableId="345710526">
    <w:abstractNumId w:val="89"/>
  </w:num>
  <w:num w:numId="90" w16cid:durableId="1258248709">
    <w:abstractNumId w:val="50"/>
  </w:num>
  <w:num w:numId="91" w16cid:durableId="1323462546">
    <w:abstractNumId w:val="81"/>
  </w:num>
  <w:num w:numId="92" w16cid:durableId="1478761972">
    <w:abstractNumId w:val="57"/>
  </w:num>
  <w:num w:numId="93" w16cid:durableId="1548487703">
    <w:abstractNumId w:val="87"/>
  </w:num>
  <w:num w:numId="94" w16cid:durableId="399720414">
    <w:abstractNumId w:val="41"/>
  </w:num>
  <w:num w:numId="95" w16cid:durableId="142090410">
    <w:abstractNumId w:val="79"/>
  </w:num>
  <w:num w:numId="96" w16cid:durableId="1885409471">
    <w:abstractNumId w:val="1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202E"/>
    <w:rsid w:val="000006B9"/>
    <w:rsid w:val="0000103F"/>
    <w:rsid w:val="000026DA"/>
    <w:rsid w:val="00004388"/>
    <w:rsid w:val="000122A8"/>
    <w:rsid w:val="000137B3"/>
    <w:rsid w:val="00014653"/>
    <w:rsid w:val="0001679B"/>
    <w:rsid w:val="00020B90"/>
    <w:rsid w:val="000218AF"/>
    <w:rsid w:val="00023BB0"/>
    <w:rsid w:val="00024F60"/>
    <w:rsid w:val="00024F7F"/>
    <w:rsid w:val="00027EF4"/>
    <w:rsid w:val="0003310D"/>
    <w:rsid w:val="00033830"/>
    <w:rsid w:val="00033F69"/>
    <w:rsid w:val="0003433F"/>
    <w:rsid w:val="000409ED"/>
    <w:rsid w:val="000442CD"/>
    <w:rsid w:val="000518C0"/>
    <w:rsid w:val="0005268D"/>
    <w:rsid w:val="00055556"/>
    <w:rsid w:val="00061314"/>
    <w:rsid w:val="000654DA"/>
    <w:rsid w:val="000674E7"/>
    <w:rsid w:val="00067B43"/>
    <w:rsid w:val="00071F50"/>
    <w:rsid w:val="00073C79"/>
    <w:rsid w:val="0008031E"/>
    <w:rsid w:val="0008221A"/>
    <w:rsid w:val="00082426"/>
    <w:rsid w:val="000844BF"/>
    <w:rsid w:val="00084F13"/>
    <w:rsid w:val="00086D2D"/>
    <w:rsid w:val="00087A28"/>
    <w:rsid w:val="00093658"/>
    <w:rsid w:val="000956F5"/>
    <w:rsid w:val="00095F34"/>
    <w:rsid w:val="0009788A"/>
    <w:rsid w:val="000A5319"/>
    <w:rsid w:val="000A62B8"/>
    <w:rsid w:val="000A6A33"/>
    <w:rsid w:val="000A7135"/>
    <w:rsid w:val="000B5438"/>
    <w:rsid w:val="000B6EF5"/>
    <w:rsid w:val="000B7EFE"/>
    <w:rsid w:val="000C3303"/>
    <w:rsid w:val="000C33D5"/>
    <w:rsid w:val="000C4110"/>
    <w:rsid w:val="000C59EB"/>
    <w:rsid w:val="000C7696"/>
    <w:rsid w:val="000D0DCA"/>
    <w:rsid w:val="000D77AF"/>
    <w:rsid w:val="000E2902"/>
    <w:rsid w:val="000E37ED"/>
    <w:rsid w:val="000E5CBE"/>
    <w:rsid w:val="000E5F1A"/>
    <w:rsid w:val="000E76AE"/>
    <w:rsid w:val="000E7774"/>
    <w:rsid w:val="000F4490"/>
    <w:rsid w:val="000F5AAF"/>
    <w:rsid w:val="000F79EA"/>
    <w:rsid w:val="000F7A44"/>
    <w:rsid w:val="001000FE"/>
    <w:rsid w:val="00102CA2"/>
    <w:rsid w:val="00103836"/>
    <w:rsid w:val="00103F00"/>
    <w:rsid w:val="0010584B"/>
    <w:rsid w:val="00105ACB"/>
    <w:rsid w:val="00111535"/>
    <w:rsid w:val="00114520"/>
    <w:rsid w:val="0011577D"/>
    <w:rsid w:val="0011767A"/>
    <w:rsid w:val="00123051"/>
    <w:rsid w:val="001240B9"/>
    <w:rsid w:val="00131634"/>
    <w:rsid w:val="00132F34"/>
    <w:rsid w:val="001332F2"/>
    <w:rsid w:val="001337D5"/>
    <w:rsid w:val="00135016"/>
    <w:rsid w:val="00144D8E"/>
    <w:rsid w:val="00145207"/>
    <w:rsid w:val="00145B39"/>
    <w:rsid w:val="00145C19"/>
    <w:rsid w:val="00146D7E"/>
    <w:rsid w:val="00150DAA"/>
    <w:rsid w:val="00150F04"/>
    <w:rsid w:val="00153DB3"/>
    <w:rsid w:val="00154396"/>
    <w:rsid w:val="0015775B"/>
    <w:rsid w:val="00162F78"/>
    <w:rsid w:val="00163BBA"/>
    <w:rsid w:val="00165C51"/>
    <w:rsid w:val="0016760E"/>
    <w:rsid w:val="00167723"/>
    <w:rsid w:val="00170868"/>
    <w:rsid w:val="00171265"/>
    <w:rsid w:val="001716C6"/>
    <w:rsid w:val="00173589"/>
    <w:rsid w:val="00174662"/>
    <w:rsid w:val="00175909"/>
    <w:rsid w:val="00175929"/>
    <w:rsid w:val="00175AA7"/>
    <w:rsid w:val="00182923"/>
    <w:rsid w:val="00183996"/>
    <w:rsid w:val="00183B08"/>
    <w:rsid w:val="00184FC4"/>
    <w:rsid w:val="00186959"/>
    <w:rsid w:val="00186BAD"/>
    <w:rsid w:val="001873A8"/>
    <w:rsid w:val="001914E1"/>
    <w:rsid w:val="00191B1A"/>
    <w:rsid w:val="00192266"/>
    <w:rsid w:val="00193FAB"/>
    <w:rsid w:val="001957EE"/>
    <w:rsid w:val="001A06C4"/>
    <w:rsid w:val="001A4777"/>
    <w:rsid w:val="001B2A4A"/>
    <w:rsid w:val="001B65E9"/>
    <w:rsid w:val="001C1DEE"/>
    <w:rsid w:val="001C2642"/>
    <w:rsid w:val="001C2898"/>
    <w:rsid w:val="001C3469"/>
    <w:rsid w:val="001D1B53"/>
    <w:rsid w:val="001D2E75"/>
    <w:rsid w:val="001D4C83"/>
    <w:rsid w:val="001D51C3"/>
    <w:rsid w:val="001D5AFE"/>
    <w:rsid w:val="001D606E"/>
    <w:rsid w:val="001D6E2C"/>
    <w:rsid w:val="001E235A"/>
    <w:rsid w:val="001E28AF"/>
    <w:rsid w:val="001E3452"/>
    <w:rsid w:val="001E43B1"/>
    <w:rsid w:val="001E5229"/>
    <w:rsid w:val="001E74AD"/>
    <w:rsid w:val="001F14B0"/>
    <w:rsid w:val="001F3EC3"/>
    <w:rsid w:val="001F4749"/>
    <w:rsid w:val="001F5D5B"/>
    <w:rsid w:val="001F69A1"/>
    <w:rsid w:val="001F7702"/>
    <w:rsid w:val="001F77BB"/>
    <w:rsid w:val="0020002C"/>
    <w:rsid w:val="002017DD"/>
    <w:rsid w:val="0021039C"/>
    <w:rsid w:val="00211D6F"/>
    <w:rsid w:val="00212C29"/>
    <w:rsid w:val="00213B1E"/>
    <w:rsid w:val="0021442F"/>
    <w:rsid w:val="00214A94"/>
    <w:rsid w:val="002206D8"/>
    <w:rsid w:val="002214D7"/>
    <w:rsid w:val="00223A69"/>
    <w:rsid w:val="002266DC"/>
    <w:rsid w:val="00227913"/>
    <w:rsid w:val="00231ED3"/>
    <w:rsid w:val="002333FC"/>
    <w:rsid w:val="002339D1"/>
    <w:rsid w:val="002400E6"/>
    <w:rsid w:val="00241776"/>
    <w:rsid w:val="00243D74"/>
    <w:rsid w:val="00244482"/>
    <w:rsid w:val="00245697"/>
    <w:rsid w:val="00247EFE"/>
    <w:rsid w:val="002518F9"/>
    <w:rsid w:val="00252253"/>
    <w:rsid w:val="00252A6F"/>
    <w:rsid w:val="00253F2E"/>
    <w:rsid w:val="002544BE"/>
    <w:rsid w:val="00260EDA"/>
    <w:rsid w:val="00265283"/>
    <w:rsid w:val="00266806"/>
    <w:rsid w:val="002669C9"/>
    <w:rsid w:val="002679B0"/>
    <w:rsid w:val="00270C26"/>
    <w:rsid w:val="00270E25"/>
    <w:rsid w:val="00275CD6"/>
    <w:rsid w:val="002764D5"/>
    <w:rsid w:val="00276538"/>
    <w:rsid w:val="002802B1"/>
    <w:rsid w:val="00281DAC"/>
    <w:rsid w:val="00290AD6"/>
    <w:rsid w:val="00293B3A"/>
    <w:rsid w:val="0029513F"/>
    <w:rsid w:val="002A0E83"/>
    <w:rsid w:val="002A1EDE"/>
    <w:rsid w:val="002A53F2"/>
    <w:rsid w:val="002B27F3"/>
    <w:rsid w:val="002B3028"/>
    <w:rsid w:val="002C0EA5"/>
    <w:rsid w:val="002C12EA"/>
    <w:rsid w:val="002C4400"/>
    <w:rsid w:val="002C5729"/>
    <w:rsid w:val="002C7B2B"/>
    <w:rsid w:val="002C7EBB"/>
    <w:rsid w:val="002D512A"/>
    <w:rsid w:val="002D6D03"/>
    <w:rsid w:val="002D7083"/>
    <w:rsid w:val="002D7950"/>
    <w:rsid w:val="002D7A03"/>
    <w:rsid w:val="002E255C"/>
    <w:rsid w:val="002E611E"/>
    <w:rsid w:val="002E6E35"/>
    <w:rsid w:val="002F0741"/>
    <w:rsid w:val="002F4D26"/>
    <w:rsid w:val="00303E37"/>
    <w:rsid w:val="00307693"/>
    <w:rsid w:val="003105AD"/>
    <w:rsid w:val="00310D82"/>
    <w:rsid w:val="003118BB"/>
    <w:rsid w:val="003119EC"/>
    <w:rsid w:val="003156D4"/>
    <w:rsid w:val="00317919"/>
    <w:rsid w:val="00317E23"/>
    <w:rsid w:val="003221CC"/>
    <w:rsid w:val="003224A4"/>
    <w:rsid w:val="0032293E"/>
    <w:rsid w:val="00326E29"/>
    <w:rsid w:val="00326E70"/>
    <w:rsid w:val="00327899"/>
    <w:rsid w:val="00331ABE"/>
    <w:rsid w:val="00333210"/>
    <w:rsid w:val="003333AE"/>
    <w:rsid w:val="003333EF"/>
    <w:rsid w:val="0033425F"/>
    <w:rsid w:val="0033478A"/>
    <w:rsid w:val="00336A71"/>
    <w:rsid w:val="00336DF1"/>
    <w:rsid w:val="003421D6"/>
    <w:rsid w:val="00342493"/>
    <w:rsid w:val="00343B11"/>
    <w:rsid w:val="003459C3"/>
    <w:rsid w:val="00345F02"/>
    <w:rsid w:val="00346F7D"/>
    <w:rsid w:val="0035092D"/>
    <w:rsid w:val="00353F5D"/>
    <w:rsid w:val="003541F7"/>
    <w:rsid w:val="003548E1"/>
    <w:rsid w:val="003573D1"/>
    <w:rsid w:val="003576E9"/>
    <w:rsid w:val="00357B1D"/>
    <w:rsid w:val="00357D0A"/>
    <w:rsid w:val="003673D8"/>
    <w:rsid w:val="00367510"/>
    <w:rsid w:val="00373BA1"/>
    <w:rsid w:val="0037450E"/>
    <w:rsid w:val="00374608"/>
    <w:rsid w:val="00375C16"/>
    <w:rsid w:val="00375DFD"/>
    <w:rsid w:val="00382899"/>
    <w:rsid w:val="0038426B"/>
    <w:rsid w:val="00385C14"/>
    <w:rsid w:val="00396EC1"/>
    <w:rsid w:val="003A1395"/>
    <w:rsid w:val="003A57DF"/>
    <w:rsid w:val="003A7A9D"/>
    <w:rsid w:val="003B4457"/>
    <w:rsid w:val="003C5B53"/>
    <w:rsid w:val="003C5DB6"/>
    <w:rsid w:val="003C7A0F"/>
    <w:rsid w:val="003D6A19"/>
    <w:rsid w:val="003D73B0"/>
    <w:rsid w:val="003E0DED"/>
    <w:rsid w:val="003E13A5"/>
    <w:rsid w:val="003E55A0"/>
    <w:rsid w:val="003E57EA"/>
    <w:rsid w:val="003E6C16"/>
    <w:rsid w:val="003F1482"/>
    <w:rsid w:val="003F1682"/>
    <w:rsid w:val="003F186D"/>
    <w:rsid w:val="003F20E1"/>
    <w:rsid w:val="003F47DF"/>
    <w:rsid w:val="003F6DD7"/>
    <w:rsid w:val="003F7B19"/>
    <w:rsid w:val="00401419"/>
    <w:rsid w:val="00401984"/>
    <w:rsid w:val="0040420B"/>
    <w:rsid w:val="00405A4B"/>
    <w:rsid w:val="00406DE5"/>
    <w:rsid w:val="004119B8"/>
    <w:rsid w:val="00413818"/>
    <w:rsid w:val="00415922"/>
    <w:rsid w:val="00415D26"/>
    <w:rsid w:val="00415EC9"/>
    <w:rsid w:val="00416259"/>
    <w:rsid w:val="0042076A"/>
    <w:rsid w:val="00421AFD"/>
    <w:rsid w:val="004232CD"/>
    <w:rsid w:val="00424062"/>
    <w:rsid w:val="00424CD0"/>
    <w:rsid w:val="004303D6"/>
    <w:rsid w:val="00437DA7"/>
    <w:rsid w:val="0044024C"/>
    <w:rsid w:val="00440C67"/>
    <w:rsid w:val="00443293"/>
    <w:rsid w:val="004460B2"/>
    <w:rsid w:val="004475DB"/>
    <w:rsid w:val="00447FEB"/>
    <w:rsid w:val="00450CF1"/>
    <w:rsid w:val="0045505C"/>
    <w:rsid w:val="00456968"/>
    <w:rsid w:val="00462041"/>
    <w:rsid w:val="0047044F"/>
    <w:rsid w:val="004715AE"/>
    <w:rsid w:val="004721B6"/>
    <w:rsid w:val="00472992"/>
    <w:rsid w:val="0047333B"/>
    <w:rsid w:val="00475355"/>
    <w:rsid w:val="00480EFE"/>
    <w:rsid w:val="004824C2"/>
    <w:rsid w:val="00484CB2"/>
    <w:rsid w:val="00487395"/>
    <w:rsid w:val="004874F0"/>
    <w:rsid w:val="00487723"/>
    <w:rsid w:val="00490305"/>
    <w:rsid w:val="00492B59"/>
    <w:rsid w:val="00493A8C"/>
    <w:rsid w:val="004A04CE"/>
    <w:rsid w:val="004A2707"/>
    <w:rsid w:val="004A7720"/>
    <w:rsid w:val="004B09EC"/>
    <w:rsid w:val="004B2651"/>
    <w:rsid w:val="004B54EA"/>
    <w:rsid w:val="004B7691"/>
    <w:rsid w:val="004C16B3"/>
    <w:rsid w:val="004C2EE2"/>
    <w:rsid w:val="004C46DC"/>
    <w:rsid w:val="004C6164"/>
    <w:rsid w:val="004C7695"/>
    <w:rsid w:val="004D0960"/>
    <w:rsid w:val="004D49F8"/>
    <w:rsid w:val="004D4A45"/>
    <w:rsid w:val="004D4CAD"/>
    <w:rsid w:val="004D6548"/>
    <w:rsid w:val="004E0B72"/>
    <w:rsid w:val="004E12BD"/>
    <w:rsid w:val="004E74A4"/>
    <w:rsid w:val="004E7B7D"/>
    <w:rsid w:val="004F2633"/>
    <w:rsid w:val="004F375C"/>
    <w:rsid w:val="004F5037"/>
    <w:rsid w:val="004F6FFB"/>
    <w:rsid w:val="004F7B89"/>
    <w:rsid w:val="00502078"/>
    <w:rsid w:val="005029C8"/>
    <w:rsid w:val="005050C8"/>
    <w:rsid w:val="00512C6F"/>
    <w:rsid w:val="005133F7"/>
    <w:rsid w:val="005162EE"/>
    <w:rsid w:val="0051708C"/>
    <w:rsid w:val="00520F2E"/>
    <w:rsid w:val="005233B6"/>
    <w:rsid w:val="00523EB5"/>
    <w:rsid w:val="005263CC"/>
    <w:rsid w:val="005265FE"/>
    <w:rsid w:val="00527E21"/>
    <w:rsid w:val="005328B3"/>
    <w:rsid w:val="00533AD7"/>
    <w:rsid w:val="005342CE"/>
    <w:rsid w:val="005366D5"/>
    <w:rsid w:val="00536D42"/>
    <w:rsid w:val="00544E76"/>
    <w:rsid w:val="00546765"/>
    <w:rsid w:val="0054775B"/>
    <w:rsid w:val="00547BB7"/>
    <w:rsid w:val="00552549"/>
    <w:rsid w:val="0055264C"/>
    <w:rsid w:val="00560A3E"/>
    <w:rsid w:val="0056270A"/>
    <w:rsid w:val="005628B4"/>
    <w:rsid w:val="00567B29"/>
    <w:rsid w:val="00567F0F"/>
    <w:rsid w:val="005718E0"/>
    <w:rsid w:val="00573580"/>
    <w:rsid w:val="00575C59"/>
    <w:rsid w:val="00576918"/>
    <w:rsid w:val="00576B68"/>
    <w:rsid w:val="00582ACD"/>
    <w:rsid w:val="00582F9B"/>
    <w:rsid w:val="00585A92"/>
    <w:rsid w:val="00590FB8"/>
    <w:rsid w:val="00592965"/>
    <w:rsid w:val="0059377A"/>
    <w:rsid w:val="00595979"/>
    <w:rsid w:val="00595C38"/>
    <w:rsid w:val="00596756"/>
    <w:rsid w:val="005A0DA6"/>
    <w:rsid w:val="005A101C"/>
    <w:rsid w:val="005A19B2"/>
    <w:rsid w:val="005A5253"/>
    <w:rsid w:val="005A62F8"/>
    <w:rsid w:val="005A6AB7"/>
    <w:rsid w:val="005A7299"/>
    <w:rsid w:val="005B04E7"/>
    <w:rsid w:val="005B1413"/>
    <w:rsid w:val="005B42E1"/>
    <w:rsid w:val="005C1A8D"/>
    <w:rsid w:val="005C342D"/>
    <w:rsid w:val="005C504B"/>
    <w:rsid w:val="005C55B9"/>
    <w:rsid w:val="005C7C4F"/>
    <w:rsid w:val="005D38E1"/>
    <w:rsid w:val="005D3AB1"/>
    <w:rsid w:val="005D41C4"/>
    <w:rsid w:val="005D656A"/>
    <w:rsid w:val="005D7ACF"/>
    <w:rsid w:val="005E0101"/>
    <w:rsid w:val="005E6E21"/>
    <w:rsid w:val="005E78B3"/>
    <w:rsid w:val="005F0051"/>
    <w:rsid w:val="005F09A1"/>
    <w:rsid w:val="005F1E81"/>
    <w:rsid w:val="005F402E"/>
    <w:rsid w:val="005F44E2"/>
    <w:rsid w:val="005F4DD7"/>
    <w:rsid w:val="00600874"/>
    <w:rsid w:val="00606106"/>
    <w:rsid w:val="00606633"/>
    <w:rsid w:val="006070A5"/>
    <w:rsid w:val="0061031A"/>
    <w:rsid w:val="006172F4"/>
    <w:rsid w:val="00620DF2"/>
    <w:rsid w:val="00620E20"/>
    <w:rsid w:val="0062515E"/>
    <w:rsid w:val="006272D9"/>
    <w:rsid w:val="00630D1C"/>
    <w:rsid w:val="0063101F"/>
    <w:rsid w:val="006310B0"/>
    <w:rsid w:val="00633A74"/>
    <w:rsid w:val="00634422"/>
    <w:rsid w:val="0064082A"/>
    <w:rsid w:val="006431AA"/>
    <w:rsid w:val="0064369A"/>
    <w:rsid w:val="00651BF7"/>
    <w:rsid w:val="006548C7"/>
    <w:rsid w:val="006548EB"/>
    <w:rsid w:val="00660E8A"/>
    <w:rsid w:val="00662970"/>
    <w:rsid w:val="00662AD6"/>
    <w:rsid w:val="0066316F"/>
    <w:rsid w:val="00664961"/>
    <w:rsid w:val="006679ED"/>
    <w:rsid w:val="0067468F"/>
    <w:rsid w:val="00681263"/>
    <w:rsid w:val="00682209"/>
    <w:rsid w:val="006915E7"/>
    <w:rsid w:val="00694BF8"/>
    <w:rsid w:val="006A1602"/>
    <w:rsid w:val="006A3799"/>
    <w:rsid w:val="006A5073"/>
    <w:rsid w:val="006A561F"/>
    <w:rsid w:val="006B2232"/>
    <w:rsid w:val="006B298F"/>
    <w:rsid w:val="006B34D6"/>
    <w:rsid w:val="006B5B6B"/>
    <w:rsid w:val="006B6FE9"/>
    <w:rsid w:val="006C26C4"/>
    <w:rsid w:val="006C2E7C"/>
    <w:rsid w:val="006C55E7"/>
    <w:rsid w:val="006D093C"/>
    <w:rsid w:val="006D09E5"/>
    <w:rsid w:val="006D7FDD"/>
    <w:rsid w:val="006E21D1"/>
    <w:rsid w:val="006E3BA5"/>
    <w:rsid w:val="006F0216"/>
    <w:rsid w:val="006F18F2"/>
    <w:rsid w:val="006F2A76"/>
    <w:rsid w:val="006F2FF4"/>
    <w:rsid w:val="006F31DD"/>
    <w:rsid w:val="006F32C9"/>
    <w:rsid w:val="006F3F57"/>
    <w:rsid w:val="00702B6D"/>
    <w:rsid w:val="00704052"/>
    <w:rsid w:val="0070456E"/>
    <w:rsid w:val="007064C5"/>
    <w:rsid w:val="00707E14"/>
    <w:rsid w:val="00710454"/>
    <w:rsid w:val="00710F7C"/>
    <w:rsid w:val="00711A31"/>
    <w:rsid w:val="0071239A"/>
    <w:rsid w:val="00720875"/>
    <w:rsid w:val="00721E08"/>
    <w:rsid w:val="00722F33"/>
    <w:rsid w:val="00723417"/>
    <w:rsid w:val="00725BC5"/>
    <w:rsid w:val="007339C0"/>
    <w:rsid w:val="00734A27"/>
    <w:rsid w:val="007379AB"/>
    <w:rsid w:val="007419E7"/>
    <w:rsid w:val="00745258"/>
    <w:rsid w:val="00745C00"/>
    <w:rsid w:val="00747A75"/>
    <w:rsid w:val="00750063"/>
    <w:rsid w:val="00750254"/>
    <w:rsid w:val="007512D9"/>
    <w:rsid w:val="0075439F"/>
    <w:rsid w:val="00756199"/>
    <w:rsid w:val="00756E99"/>
    <w:rsid w:val="007605CE"/>
    <w:rsid w:val="00761106"/>
    <w:rsid w:val="00762F37"/>
    <w:rsid w:val="0076487F"/>
    <w:rsid w:val="00765A1F"/>
    <w:rsid w:val="00767526"/>
    <w:rsid w:val="00770B8D"/>
    <w:rsid w:val="00771E37"/>
    <w:rsid w:val="007743C0"/>
    <w:rsid w:val="00774EB0"/>
    <w:rsid w:val="007754BD"/>
    <w:rsid w:val="00777189"/>
    <w:rsid w:val="0078502B"/>
    <w:rsid w:val="00792D41"/>
    <w:rsid w:val="00796028"/>
    <w:rsid w:val="00796ED2"/>
    <w:rsid w:val="00797CE5"/>
    <w:rsid w:val="007A19EC"/>
    <w:rsid w:val="007A3D87"/>
    <w:rsid w:val="007A4805"/>
    <w:rsid w:val="007A4F78"/>
    <w:rsid w:val="007A5E09"/>
    <w:rsid w:val="007A7872"/>
    <w:rsid w:val="007B1AE5"/>
    <w:rsid w:val="007C0FF7"/>
    <w:rsid w:val="007C3813"/>
    <w:rsid w:val="007C45BD"/>
    <w:rsid w:val="007C5352"/>
    <w:rsid w:val="007C5AE1"/>
    <w:rsid w:val="007C61FE"/>
    <w:rsid w:val="007D051D"/>
    <w:rsid w:val="007D0E46"/>
    <w:rsid w:val="007D43D3"/>
    <w:rsid w:val="007D4A5D"/>
    <w:rsid w:val="007D5AC3"/>
    <w:rsid w:val="007D7BAB"/>
    <w:rsid w:val="007E0CA0"/>
    <w:rsid w:val="007E2094"/>
    <w:rsid w:val="007E71D9"/>
    <w:rsid w:val="007F1DE7"/>
    <w:rsid w:val="007F26D6"/>
    <w:rsid w:val="007F3BB1"/>
    <w:rsid w:val="007F547C"/>
    <w:rsid w:val="007F5552"/>
    <w:rsid w:val="007F6793"/>
    <w:rsid w:val="007F75ED"/>
    <w:rsid w:val="00800642"/>
    <w:rsid w:val="00801765"/>
    <w:rsid w:val="00805B0E"/>
    <w:rsid w:val="0081131B"/>
    <w:rsid w:val="00813289"/>
    <w:rsid w:val="00815E4E"/>
    <w:rsid w:val="00816108"/>
    <w:rsid w:val="00816727"/>
    <w:rsid w:val="00821C73"/>
    <w:rsid w:val="00823E8D"/>
    <w:rsid w:val="00825029"/>
    <w:rsid w:val="008261DD"/>
    <w:rsid w:val="00826E46"/>
    <w:rsid w:val="008270F0"/>
    <w:rsid w:val="008274DA"/>
    <w:rsid w:val="00832E9C"/>
    <w:rsid w:val="0083316A"/>
    <w:rsid w:val="00833402"/>
    <w:rsid w:val="008345A4"/>
    <w:rsid w:val="00834C79"/>
    <w:rsid w:val="00835091"/>
    <w:rsid w:val="00841017"/>
    <w:rsid w:val="008410DD"/>
    <w:rsid w:val="008457C4"/>
    <w:rsid w:val="0084606A"/>
    <w:rsid w:val="00846975"/>
    <w:rsid w:val="0085235B"/>
    <w:rsid w:val="008524B3"/>
    <w:rsid w:val="0085499B"/>
    <w:rsid w:val="008562A9"/>
    <w:rsid w:val="008562EF"/>
    <w:rsid w:val="0086092C"/>
    <w:rsid w:val="008620B1"/>
    <w:rsid w:val="008635F7"/>
    <w:rsid w:val="00863756"/>
    <w:rsid w:val="008653DE"/>
    <w:rsid w:val="00865AEB"/>
    <w:rsid w:val="00865F17"/>
    <w:rsid w:val="00867039"/>
    <w:rsid w:val="008670D6"/>
    <w:rsid w:val="008675E0"/>
    <w:rsid w:val="00871EE2"/>
    <w:rsid w:val="00872AF6"/>
    <w:rsid w:val="00872FAF"/>
    <w:rsid w:val="008740DF"/>
    <w:rsid w:val="008750D1"/>
    <w:rsid w:val="00877C30"/>
    <w:rsid w:val="00880806"/>
    <w:rsid w:val="00886B46"/>
    <w:rsid w:val="00890B76"/>
    <w:rsid w:val="008940F4"/>
    <w:rsid w:val="00894346"/>
    <w:rsid w:val="00896445"/>
    <w:rsid w:val="008A1B6F"/>
    <w:rsid w:val="008A2718"/>
    <w:rsid w:val="008A27A1"/>
    <w:rsid w:val="008A3154"/>
    <w:rsid w:val="008A39BE"/>
    <w:rsid w:val="008B6161"/>
    <w:rsid w:val="008B78A9"/>
    <w:rsid w:val="008C70CE"/>
    <w:rsid w:val="008D6833"/>
    <w:rsid w:val="008D7BB4"/>
    <w:rsid w:val="008E0119"/>
    <w:rsid w:val="008E093A"/>
    <w:rsid w:val="008E1777"/>
    <w:rsid w:val="008E2615"/>
    <w:rsid w:val="008E73C7"/>
    <w:rsid w:val="008E795A"/>
    <w:rsid w:val="008F2322"/>
    <w:rsid w:val="008F2B6A"/>
    <w:rsid w:val="008F6E6B"/>
    <w:rsid w:val="00901C3E"/>
    <w:rsid w:val="009103B6"/>
    <w:rsid w:val="009139DA"/>
    <w:rsid w:val="009158AC"/>
    <w:rsid w:val="009159E1"/>
    <w:rsid w:val="0091667C"/>
    <w:rsid w:val="00916792"/>
    <w:rsid w:val="00916C53"/>
    <w:rsid w:val="0091741F"/>
    <w:rsid w:val="0091791A"/>
    <w:rsid w:val="0091798A"/>
    <w:rsid w:val="00920003"/>
    <w:rsid w:val="0092560A"/>
    <w:rsid w:val="0092600E"/>
    <w:rsid w:val="0093008B"/>
    <w:rsid w:val="00931960"/>
    <w:rsid w:val="00931D97"/>
    <w:rsid w:val="0093276E"/>
    <w:rsid w:val="00932797"/>
    <w:rsid w:val="0093796B"/>
    <w:rsid w:val="00940A5E"/>
    <w:rsid w:val="009420A9"/>
    <w:rsid w:val="009443E1"/>
    <w:rsid w:val="00945DED"/>
    <w:rsid w:val="009466AE"/>
    <w:rsid w:val="00952500"/>
    <w:rsid w:val="00955751"/>
    <w:rsid w:val="009570D9"/>
    <w:rsid w:val="00961D97"/>
    <w:rsid w:val="00965A50"/>
    <w:rsid w:val="00965AC2"/>
    <w:rsid w:val="0096679F"/>
    <w:rsid w:val="00966B0E"/>
    <w:rsid w:val="00967BFF"/>
    <w:rsid w:val="00970E0B"/>
    <w:rsid w:val="00971D4E"/>
    <w:rsid w:val="00971E17"/>
    <w:rsid w:val="00972F9B"/>
    <w:rsid w:val="0097402E"/>
    <w:rsid w:val="00975BE3"/>
    <w:rsid w:val="00976F06"/>
    <w:rsid w:val="0097712B"/>
    <w:rsid w:val="0098079A"/>
    <w:rsid w:val="009910EE"/>
    <w:rsid w:val="009926F0"/>
    <w:rsid w:val="00993691"/>
    <w:rsid w:val="009952FB"/>
    <w:rsid w:val="009960E7"/>
    <w:rsid w:val="009965C7"/>
    <w:rsid w:val="00996682"/>
    <w:rsid w:val="00997265"/>
    <w:rsid w:val="00997A6C"/>
    <w:rsid w:val="009A04BC"/>
    <w:rsid w:val="009A1167"/>
    <w:rsid w:val="009A2792"/>
    <w:rsid w:val="009A2B2C"/>
    <w:rsid w:val="009A3955"/>
    <w:rsid w:val="009A6FFE"/>
    <w:rsid w:val="009A7E50"/>
    <w:rsid w:val="009A7F55"/>
    <w:rsid w:val="009B05AA"/>
    <w:rsid w:val="009B2F0A"/>
    <w:rsid w:val="009B3EB5"/>
    <w:rsid w:val="009B49F5"/>
    <w:rsid w:val="009B4B69"/>
    <w:rsid w:val="009B4EAB"/>
    <w:rsid w:val="009B5C4E"/>
    <w:rsid w:val="009C0849"/>
    <w:rsid w:val="009C1739"/>
    <w:rsid w:val="009C183F"/>
    <w:rsid w:val="009C31A5"/>
    <w:rsid w:val="009C373F"/>
    <w:rsid w:val="009C4EDD"/>
    <w:rsid w:val="009C5393"/>
    <w:rsid w:val="009C5CF6"/>
    <w:rsid w:val="009D44FD"/>
    <w:rsid w:val="009D59AF"/>
    <w:rsid w:val="009D621C"/>
    <w:rsid w:val="009D675F"/>
    <w:rsid w:val="009D67AB"/>
    <w:rsid w:val="009E2237"/>
    <w:rsid w:val="009E4EEE"/>
    <w:rsid w:val="009F0981"/>
    <w:rsid w:val="009F1529"/>
    <w:rsid w:val="009F28AF"/>
    <w:rsid w:val="009F2AE6"/>
    <w:rsid w:val="009F30F8"/>
    <w:rsid w:val="009F489B"/>
    <w:rsid w:val="009F6145"/>
    <w:rsid w:val="00A044B4"/>
    <w:rsid w:val="00A051CB"/>
    <w:rsid w:val="00A06F67"/>
    <w:rsid w:val="00A074BC"/>
    <w:rsid w:val="00A11025"/>
    <w:rsid w:val="00A12175"/>
    <w:rsid w:val="00A136FC"/>
    <w:rsid w:val="00A16E16"/>
    <w:rsid w:val="00A17909"/>
    <w:rsid w:val="00A21DD2"/>
    <w:rsid w:val="00A24658"/>
    <w:rsid w:val="00A31775"/>
    <w:rsid w:val="00A31DFE"/>
    <w:rsid w:val="00A3429C"/>
    <w:rsid w:val="00A3468B"/>
    <w:rsid w:val="00A4216F"/>
    <w:rsid w:val="00A426D7"/>
    <w:rsid w:val="00A46063"/>
    <w:rsid w:val="00A6366E"/>
    <w:rsid w:val="00A64BED"/>
    <w:rsid w:val="00A71852"/>
    <w:rsid w:val="00A71994"/>
    <w:rsid w:val="00A81F36"/>
    <w:rsid w:val="00A82BFC"/>
    <w:rsid w:val="00A86AF7"/>
    <w:rsid w:val="00A90EA0"/>
    <w:rsid w:val="00A91810"/>
    <w:rsid w:val="00A97594"/>
    <w:rsid w:val="00AA0693"/>
    <w:rsid w:val="00AA39B5"/>
    <w:rsid w:val="00AA4505"/>
    <w:rsid w:val="00AA4FAF"/>
    <w:rsid w:val="00AA6F36"/>
    <w:rsid w:val="00AB1632"/>
    <w:rsid w:val="00AB211C"/>
    <w:rsid w:val="00AB5549"/>
    <w:rsid w:val="00AB6315"/>
    <w:rsid w:val="00AB6997"/>
    <w:rsid w:val="00AC173B"/>
    <w:rsid w:val="00AC510F"/>
    <w:rsid w:val="00AC638F"/>
    <w:rsid w:val="00AC7736"/>
    <w:rsid w:val="00AD0051"/>
    <w:rsid w:val="00AD12EE"/>
    <w:rsid w:val="00AD3BBC"/>
    <w:rsid w:val="00AD692F"/>
    <w:rsid w:val="00AE3528"/>
    <w:rsid w:val="00AE3E41"/>
    <w:rsid w:val="00AE5697"/>
    <w:rsid w:val="00AF23F3"/>
    <w:rsid w:val="00AF4693"/>
    <w:rsid w:val="00AF6C09"/>
    <w:rsid w:val="00AF724D"/>
    <w:rsid w:val="00B00117"/>
    <w:rsid w:val="00B016E9"/>
    <w:rsid w:val="00B01D77"/>
    <w:rsid w:val="00B047EE"/>
    <w:rsid w:val="00B04CFD"/>
    <w:rsid w:val="00B051D0"/>
    <w:rsid w:val="00B05709"/>
    <w:rsid w:val="00B063BB"/>
    <w:rsid w:val="00B0690A"/>
    <w:rsid w:val="00B07E41"/>
    <w:rsid w:val="00B117D2"/>
    <w:rsid w:val="00B122DC"/>
    <w:rsid w:val="00B13F1D"/>
    <w:rsid w:val="00B16E96"/>
    <w:rsid w:val="00B21903"/>
    <w:rsid w:val="00B227CA"/>
    <w:rsid w:val="00B229C2"/>
    <w:rsid w:val="00B2372F"/>
    <w:rsid w:val="00B239C7"/>
    <w:rsid w:val="00B24504"/>
    <w:rsid w:val="00B255E8"/>
    <w:rsid w:val="00B27922"/>
    <w:rsid w:val="00B30A32"/>
    <w:rsid w:val="00B340B4"/>
    <w:rsid w:val="00B3507E"/>
    <w:rsid w:val="00B36D73"/>
    <w:rsid w:val="00B37084"/>
    <w:rsid w:val="00B37B85"/>
    <w:rsid w:val="00B426DF"/>
    <w:rsid w:val="00B46D97"/>
    <w:rsid w:val="00B475C9"/>
    <w:rsid w:val="00B512C1"/>
    <w:rsid w:val="00B5309E"/>
    <w:rsid w:val="00B5416D"/>
    <w:rsid w:val="00B54C9A"/>
    <w:rsid w:val="00B61064"/>
    <w:rsid w:val="00B62291"/>
    <w:rsid w:val="00B63BBC"/>
    <w:rsid w:val="00B63EE7"/>
    <w:rsid w:val="00B64319"/>
    <w:rsid w:val="00B71DC5"/>
    <w:rsid w:val="00B74CA2"/>
    <w:rsid w:val="00B758B5"/>
    <w:rsid w:val="00B77A00"/>
    <w:rsid w:val="00B825C8"/>
    <w:rsid w:val="00B82F32"/>
    <w:rsid w:val="00B8342B"/>
    <w:rsid w:val="00B84A23"/>
    <w:rsid w:val="00B86918"/>
    <w:rsid w:val="00B86CB0"/>
    <w:rsid w:val="00B87613"/>
    <w:rsid w:val="00B94EA0"/>
    <w:rsid w:val="00B95FAC"/>
    <w:rsid w:val="00BA16B4"/>
    <w:rsid w:val="00BA480A"/>
    <w:rsid w:val="00BA4A6B"/>
    <w:rsid w:val="00BA551F"/>
    <w:rsid w:val="00BB2305"/>
    <w:rsid w:val="00BB308F"/>
    <w:rsid w:val="00BB4282"/>
    <w:rsid w:val="00BB737D"/>
    <w:rsid w:val="00BC0760"/>
    <w:rsid w:val="00BC0994"/>
    <w:rsid w:val="00BC1673"/>
    <w:rsid w:val="00BC3C03"/>
    <w:rsid w:val="00BC5228"/>
    <w:rsid w:val="00BD4029"/>
    <w:rsid w:val="00BE045A"/>
    <w:rsid w:val="00BE07CB"/>
    <w:rsid w:val="00BE2A6E"/>
    <w:rsid w:val="00BE4204"/>
    <w:rsid w:val="00BE4557"/>
    <w:rsid w:val="00BE6664"/>
    <w:rsid w:val="00BE6910"/>
    <w:rsid w:val="00BF449D"/>
    <w:rsid w:val="00BF4826"/>
    <w:rsid w:val="00BF4A17"/>
    <w:rsid w:val="00BF7B89"/>
    <w:rsid w:val="00C00F22"/>
    <w:rsid w:val="00C00F56"/>
    <w:rsid w:val="00C0202E"/>
    <w:rsid w:val="00C0497F"/>
    <w:rsid w:val="00C04B08"/>
    <w:rsid w:val="00C05122"/>
    <w:rsid w:val="00C156B2"/>
    <w:rsid w:val="00C16D17"/>
    <w:rsid w:val="00C2047C"/>
    <w:rsid w:val="00C205C9"/>
    <w:rsid w:val="00C21789"/>
    <w:rsid w:val="00C22976"/>
    <w:rsid w:val="00C23882"/>
    <w:rsid w:val="00C26E6E"/>
    <w:rsid w:val="00C31092"/>
    <w:rsid w:val="00C334E7"/>
    <w:rsid w:val="00C33A40"/>
    <w:rsid w:val="00C37D43"/>
    <w:rsid w:val="00C40F7C"/>
    <w:rsid w:val="00C44FF1"/>
    <w:rsid w:val="00C453B2"/>
    <w:rsid w:val="00C50ABB"/>
    <w:rsid w:val="00C63686"/>
    <w:rsid w:val="00C65F0E"/>
    <w:rsid w:val="00C6663E"/>
    <w:rsid w:val="00C70894"/>
    <w:rsid w:val="00C73DB3"/>
    <w:rsid w:val="00C74260"/>
    <w:rsid w:val="00C7682E"/>
    <w:rsid w:val="00C77A15"/>
    <w:rsid w:val="00C80D90"/>
    <w:rsid w:val="00C81AF0"/>
    <w:rsid w:val="00C821DB"/>
    <w:rsid w:val="00C8316D"/>
    <w:rsid w:val="00C84D19"/>
    <w:rsid w:val="00C86441"/>
    <w:rsid w:val="00C92195"/>
    <w:rsid w:val="00C94147"/>
    <w:rsid w:val="00C955BF"/>
    <w:rsid w:val="00CA17B8"/>
    <w:rsid w:val="00CA1831"/>
    <w:rsid w:val="00CA2BB3"/>
    <w:rsid w:val="00CA5624"/>
    <w:rsid w:val="00CB0019"/>
    <w:rsid w:val="00CB1E7C"/>
    <w:rsid w:val="00CB4877"/>
    <w:rsid w:val="00CB557B"/>
    <w:rsid w:val="00CB5A56"/>
    <w:rsid w:val="00CC004F"/>
    <w:rsid w:val="00CC113A"/>
    <w:rsid w:val="00CC158C"/>
    <w:rsid w:val="00CC269B"/>
    <w:rsid w:val="00CC3BCF"/>
    <w:rsid w:val="00CC5DAF"/>
    <w:rsid w:val="00CD01B6"/>
    <w:rsid w:val="00CD0FFA"/>
    <w:rsid w:val="00CD393C"/>
    <w:rsid w:val="00CD4B5F"/>
    <w:rsid w:val="00CD6DFB"/>
    <w:rsid w:val="00CE2D5E"/>
    <w:rsid w:val="00CE556A"/>
    <w:rsid w:val="00CE5E03"/>
    <w:rsid w:val="00CF2687"/>
    <w:rsid w:val="00CF3B03"/>
    <w:rsid w:val="00CF6252"/>
    <w:rsid w:val="00CF64AC"/>
    <w:rsid w:val="00CF6B85"/>
    <w:rsid w:val="00D005AB"/>
    <w:rsid w:val="00D03E26"/>
    <w:rsid w:val="00D04195"/>
    <w:rsid w:val="00D05452"/>
    <w:rsid w:val="00D05B38"/>
    <w:rsid w:val="00D10229"/>
    <w:rsid w:val="00D12254"/>
    <w:rsid w:val="00D128A8"/>
    <w:rsid w:val="00D130FE"/>
    <w:rsid w:val="00D13C2B"/>
    <w:rsid w:val="00D13EA8"/>
    <w:rsid w:val="00D216C7"/>
    <w:rsid w:val="00D218CD"/>
    <w:rsid w:val="00D267FE"/>
    <w:rsid w:val="00D308BD"/>
    <w:rsid w:val="00D32A0C"/>
    <w:rsid w:val="00D35A06"/>
    <w:rsid w:val="00D41A83"/>
    <w:rsid w:val="00D42904"/>
    <w:rsid w:val="00D438A3"/>
    <w:rsid w:val="00D4406E"/>
    <w:rsid w:val="00D4567A"/>
    <w:rsid w:val="00D466E8"/>
    <w:rsid w:val="00D47DE2"/>
    <w:rsid w:val="00D5210F"/>
    <w:rsid w:val="00D5660B"/>
    <w:rsid w:val="00D6203F"/>
    <w:rsid w:val="00D64028"/>
    <w:rsid w:val="00D65680"/>
    <w:rsid w:val="00D720BF"/>
    <w:rsid w:val="00D7234F"/>
    <w:rsid w:val="00D72F48"/>
    <w:rsid w:val="00D73144"/>
    <w:rsid w:val="00D7326D"/>
    <w:rsid w:val="00D746A1"/>
    <w:rsid w:val="00D75F9F"/>
    <w:rsid w:val="00D76EC8"/>
    <w:rsid w:val="00D80170"/>
    <w:rsid w:val="00D80DFF"/>
    <w:rsid w:val="00D832B9"/>
    <w:rsid w:val="00D839D8"/>
    <w:rsid w:val="00D87541"/>
    <w:rsid w:val="00D87D09"/>
    <w:rsid w:val="00D90038"/>
    <w:rsid w:val="00D91A33"/>
    <w:rsid w:val="00D93041"/>
    <w:rsid w:val="00D943BF"/>
    <w:rsid w:val="00D95010"/>
    <w:rsid w:val="00D95667"/>
    <w:rsid w:val="00D95E90"/>
    <w:rsid w:val="00DA1163"/>
    <w:rsid w:val="00DA2911"/>
    <w:rsid w:val="00DA5518"/>
    <w:rsid w:val="00DB10CE"/>
    <w:rsid w:val="00DB22D6"/>
    <w:rsid w:val="00DB2590"/>
    <w:rsid w:val="00DB4721"/>
    <w:rsid w:val="00DB6314"/>
    <w:rsid w:val="00DC09F0"/>
    <w:rsid w:val="00DC0C24"/>
    <w:rsid w:val="00DC330D"/>
    <w:rsid w:val="00DC4F4F"/>
    <w:rsid w:val="00DD0B2A"/>
    <w:rsid w:val="00DD17FC"/>
    <w:rsid w:val="00DD665A"/>
    <w:rsid w:val="00DE15E9"/>
    <w:rsid w:val="00DE4D79"/>
    <w:rsid w:val="00DE4DD2"/>
    <w:rsid w:val="00DF1F3B"/>
    <w:rsid w:val="00DF2CA2"/>
    <w:rsid w:val="00DF4741"/>
    <w:rsid w:val="00DF4F61"/>
    <w:rsid w:val="00E01C5F"/>
    <w:rsid w:val="00E02353"/>
    <w:rsid w:val="00E04D8A"/>
    <w:rsid w:val="00E0659B"/>
    <w:rsid w:val="00E119D2"/>
    <w:rsid w:val="00E1210C"/>
    <w:rsid w:val="00E1514D"/>
    <w:rsid w:val="00E16BDE"/>
    <w:rsid w:val="00E22511"/>
    <w:rsid w:val="00E23938"/>
    <w:rsid w:val="00E252CC"/>
    <w:rsid w:val="00E2576F"/>
    <w:rsid w:val="00E27EA5"/>
    <w:rsid w:val="00E32569"/>
    <w:rsid w:val="00E33DB7"/>
    <w:rsid w:val="00E345D3"/>
    <w:rsid w:val="00E34E4C"/>
    <w:rsid w:val="00E35E9A"/>
    <w:rsid w:val="00E377AC"/>
    <w:rsid w:val="00E41A1E"/>
    <w:rsid w:val="00E43A80"/>
    <w:rsid w:val="00E46B6C"/>
    <w:rsid w:val="00E51DF1"/>
    <w:rsid w:val="00E5354C"/>
    <w:rsid w:val="00E55219"/>
    <w:rsid w:val="00E57502"/>
    <w:rsid w:val="00E57E64"/>
    <w:rsid w:val="00E60036"/>
    <w:rsid w:val="00E61360"/>
    <w:rsid w:val="00E6345D"/>
    <w:rsid w:val="00E63BDC"/>
    <w:rsid w:val="00E67131"/>
    <w:rsid w:val="00E67D21"/>
    <w:rsid w:val="00E70687"/>
    <w:rsid w:val="00E714E9"/>
    <w:rsid w:val="00E74FE7"/>
    <w:rsid w:val="00E767E1"/>
    <w:rsid w:val="00E8210F"/>
    <w:rsid w:val="00E843F9"/>
    <w:rsid w:val="00E8568E"/>
    <w:rsid w:val="00E85A86"/>
    <w:rsid w:val="00E85BA0"/>
    <w:rsid w:val="00E91E41"/>
    <w:rsid w:val="00E95C3D"/>
    <w:rsid w:val="00E97136"/>
    <w:rsid w:val="00E972A2"/>
    <w:rsid w:val="00E973E4"/>
    <w:rsid w:val="00E97BD5"/>
    <w:rsid w:val="00EA436A"/>
    <w:rsid w:val="00EA50CF"/>
    <w:rsid w:val="00EA5931"/>
    <w:rsid w:val="00EA5DDC"/>
    <w:rsid w:val="00EA76DE"/>
    <w:rsid w:val="00EB2B20"/>
    <w:rsid w:val="00EB413C"/>
    <w:rsid w:val="00EB4336"/>
    <w:rsid w:val="00EB727F"/>
    <w:rsid w:val="00EC21F7"/>
    <w:rsid w:val="00EC3DD9"/>
    <w:rsid w:val="00EC7258"/>
    <w:rsid w:val="00ED04B4"/>
    <w:rsid w:val="00ED20D6"/>
    <w:rsid w:val="00ED2C49"/>
    <w:rsid w:val="00ED3EFA"/>
    <w:rsid w:val="00ED6926"/>
    <w:rsid w:val="00ED7738"/>
    <w:rsid w:val="00ED7FE9"/>
    <w:rsid w:val="00EE5659"/>
    <w:rsid w:val="00EF10B0"/>
    <w:rsid w:val="00EF1286"/>
    <w:rsid w:val="00EF36C1"/>
    <w:rsid w:val="00EF3F83"/>
    <w:rsid w:val="00EF4CBC"/>
    <w:rsid w:val="00EF51EF"/>
    <w:rsid w:val="00EF6219"/>
    <w:rsid w:val="00EF70D8"/>
    <w:rsid w:val="00EF753A"/>
    <w:rsid w:val="00F000E9"/>
    <w:rsid w:val="00F0202D"/>
    <w:rsid w:val="00F07689"/>
    <w:rsid w:val="00F07CEA"/>
    <w:rsid w:val="00F14A56"/>
    <w:rsid w:val="00F16694"/>
    <w:rsid w:val="00F209D9"/>
    <w:rsid w:val="00F211BD"/>
    <w:rsid w:val="00F26E18"/>
    <w:rsid w:val="00F30DAB"/>
    <w:rsid w:val="00F34AC6"/>
    <w:rsid w:val="00F36096"/>
    <w:rsid w:val="00F37858"/>
    <w:rsid w:val="00F40238"/>
    <w:rsid w:val="00F42AC6"/>
    <w:rsid w:val="00F45202"/>
    <w:rsid w:val="00F45A4F"/>
    <w:rsid w:val="00F45E8D"/>
    <w:rsid w:val="00F4754D"/>
    <w:rsid w:val="00F51748"/>
    <w:rsid w:val="00F55A51"/>
    <w:rsid w:val="00F569ED"/>
    <w:rsid w:val="00F57973"/>
    <w:rsid w:val="00F60955"/>
    <w:rsid w:val="00F64D75"/>
    <w:rsid w:val="00F657EB"/>
    <w:rsid w:val="00F70257"/>
    <w:rsid w:val="00F702C2"/>
    <w:rsid w:val="00F71E78"/>
    <w:rsid w:val="00F724B1"/>
    <w:rsid w:val="00F736E8"/>
    <w:rsid w:val="00F747F6"/>
    <w:rsid w:val="00F7729C"/>
    <w:rsid w:val="00F77E37"/>
    <w:rsid w:val="00F81C86"/>
    <w:rsid w:val="00F83EAB"/>
    <w:rsid w:val="00F85B85"/>
    <w:rsid w:val="00F869C1"/>
    <w:rsid w:val="00F871B9"/>
    <w:rsid w:val="00F93205"/>
    <w:rsid w:val="00F93A4B"/>
    <w:rsid w:val="00F9647E"/>
    <w:rsid w:val="00FA03FC"/>
    <w:rsid w:val="00FA1F35"/>
    <w:rsid w:val="00FA4A30"/>
    <w:rsid w:val="00FA5B8E"/>
    <w:rsid w:val="00FA7174"/>
    <w:rsid w:val="00FA76BE"/>
    <w:rsid w:val="00FB0280"/>
    <w:rsid w:val="00FB14B1"/>
    <w:rsid w:val="00FB26FB"/>
    <w:rsid w:val="00FB549C"/>
    <w:rsid w:val="00FB62A8"/>
    <w:rsid w:val="00FB6809"/>
    <w:rsid w:val="00FC0A94"/>
    <w:rsid w:val="00FC293D"/>
    <w:rsid w:val="00FC4C4C"/>
    <w:rsid w:val="00FC62FE"/>
    <w:rsid w:val="00FD2A40"/>
    <w:rsid w:val="00FD4191"/>
    <w:rsid w:val="00FD55D5"/>
    <w:rsid w:val="00FD563D"/>
    <w:rsid w:val="00FD5D56"/>
    <w:rsid w:val="00FD714F"/>
    <w:rsid w:val="00FE356D"/>
    <w:rsid w:val="00FE6490"/>
    <w:rsid w:val="00FF1E84"/>
    <w:rsid w:val="00FF29A7"/>
    <w:rsid w:val="00FF5127"/>
    <w:rsid w:val="00FF5A2D"/>
    <w:rsid w:val="00FF609C"/>
    <w:rsid w:val="00FF6BB8"/>
    <w:rsid w:val="0105A342"/>
    <w:rsid w:val="06138E18"/>
    <w:rsid w:val="0C002B52"/>
    <w:rsid w:val="222C1863"/>
    <w:rsid w:val="24676B21"/>
    <w:rsid w:val="29094B3B"/>
    <w:rsid w:val="2FAE9340"/>
    <w:rsid w:val="385A251B"/>
    <w:rsid w:val="3A21DD19"/>
    <w:rsid w:val="3B95D9FC"/>
    <w:rsid w:val="3E4AC277"/>
    <w:rsid w:val="40E89BF2"/>
    <w:rsid w:val="49381A98"/>
    <w:rsid w:val="4AC976A5"/>
    <w:rsid w:val="4E7F5919"/>
    <w:rsid w:val="4EA7C40F"/>
    <w:rsid w:val="4F8C4469"/>
    <w:rsid w:val="502A6C13"/>
    <w:rsid w:val="5B0413EE"/>
    <w:rsid w:val="5E12A661"/>
    <w:rsid w:val="71BC0664"/>
    <w:rsid w:val="78BA2CF9"/>
    <w:rsid w:val="7958B2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B5D55"/>
  <w15:chartTrackingRefBased/>
  <w15:docId w15:val="{B3C4A5E9-4E98-42B3-9B81-FD013FEE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950"/>
  </w:style>
  <w:style w:type="paragraph" w:styleId="Heading1">
    <w:name w:val="heading 1"/>
    <w:basedOn w:val="Normal"/>
    <w:next w:val="Normal"/>
    <w:link w:val="Heading1Char"/>
    <w:uiPriority w:val="9"/>
    <w:qFormat/>
    <w:rsid w:val="00C0202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0202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0202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0202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0202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020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0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0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0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02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0202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0202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0202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0202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02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02E"/>
    <w:rPr>
      <w:rFonts w:eastAsiaTheme="majorEastAsia" w:cstheme="majorBidi"/>
      <w:color w:val="272727" w:themeColor="text1" w:themeTint="D8"/>
    </w:rPr>
  </w:style>
  <w:style w:type="paragraph" w:styleId="Title">
    <w:name w:val="Title"/>
    <w:basedOn w:val="Normal"/>
    <w:next w:val="Normal"/>
    <w:link w:val="TitleChar"/>
    <w:uiPriority w:val="10"/>
    <w:qFormat/>
    <w:rsid w:val="00C02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0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0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202E"/>
    <w:rPr>
      <w:i/>
      <w:iCs/>
      <w:color w:val="404040" w:themeColor="text1" w:themeTint="BF"/>
    </w:rPr>
  </w:style>
  <w:style w:type="paragraph" w:styleId="ListParagraph">
    <w:name w:val="List Paragraph"/>
    <w:basedOn w:val="Normal"/>
    <w:uiPriority w:val="34"/>
    <w:qFormat/>
    <w:rsid w:val="00C0202E"/>
    <w:pPr>
      <w:ind w:left="720"/>
      <w:contextualSpacing/>
    </w:pPr>
  </w:style>
  <w:style w:type="character" w:styleId="IntenseEmphasis">
    <w:name w:val="Intense Emphasis"/>
    <w:basedOn w:val="DefaultParagraphFont"/>
    <w:uiPriority w:val="21"/>
    <w:qFormat/>
    <w:rsid w:val="00C0202E"/>
    <w:rPr>
      <w:i/>
      <w:iCs/>
      <w:color w:val="365F91" w:themeColor="accent1" w:themeShade="BF"/>
    </w:rPr>
  </w:style>
  <w:style w:type="paragraph" w:styleId="IntenseQuote">
    <w:name w:val="Intense Quote"/>
    <w:basedOn w:val="Normal"/>
    <w:next w:val="Normal"/>
    <w:link w:val="IntenseQuoteChar"/>
    <w:uiPriority w:val="30"/>
    <w:qFormat/>
    <w:rsid w:val="00C0202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0202E"/>
    <w:rPr>
      <w:i/>
      <w:iCs/>
      <w:color w:val="365F91" w:themeColor="accent1" w:themeShade="BF"/>
    </w:rPr>
  </w:style>
  <w:style w:type="character" w:styleId="IntenseReference">
    <w:name w:val="Intense Reference"/>
    <w:basedOn w:val="DefaultParagraphFont"/>
    <w:uiPriority w:val="32"/>
    <w:qFormat/>
    <w:rsid w:val="00C0202E"/>
    <w:rPr>
      <w:b/>
      <w:bCs/>
      <w:smallCaps/>
      <w:color w:val="365F91" w:themeColor="accent1" w:themeShade="BF"/>
      <w:spacing w:val="5"/>
    </w:rPr>
  </w:style>
  <w:style w:type="paragraph" w:styleId="Header">
    <w:name w:val="header"/>
    <w:basedOn w:val="Normal"/>
    <w:link w:val="HeaderChar"/>
    <w:uiPriority w:val="99"/>
    <w:unhideWhenUsed/>
    <w:rsid w:val="003F2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0E1"/>
  </w:style>
  <w:style w:type="paragraph" w:styleId="Footer">
    <w:name w:val="footer"/>
    <w:basedOn w:val="Normal"/>
    <w:link w:val="FooterChar"/>
    <w:uiPriority w:val="99"/>
    <w:unhideWhenUsed/>
    <w:rsid w:val="003F2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0E1"/>
  </w:style>
  <w:style w:type="character" w:styleId="PlaceholderText">
    <w:name w:val="Placeholder Text"/>
    <w:basedOn w:val="DefaultParagraphFont"/>
    <w:uiPriority w:val="99"/>
    <w:semiHidden/>
    <w:rsid w:val="001E3452"/>
    <w:rPr>
      <w:color w:val="808080"/>
    </w:rPr>
  </w:style>
  <w:style w:type="character" w:styleId="Hyperlink">
    <w:name w:val="Hyperlink"/>
    <w:basedOn w:val="DefaultParagraphFont"/>
    <w:uiPriority w:val="99"/>
    <w:unhideWhenUsed/>
    <w:rsid w:val="00DE4D79"/>
    <w:rPr>
      <w:color w:val="0000FF" w:themeColor="hyperlink"/>
      <w:u w:val="single"/>
    </w:rPr>
  </w:style>
  <w:style w:type="character" w:styleId="UnresolvedMention">
    <w:name w:val="Unresolved Mention"/>
    <w:basedOn w:val="DefaultParagraphFont"/>
    <w:uiPriority w:val="99"/>
    <w:semiHidden/>
    <w:unhideWhenUsed/>
    <w:rsid w:val="00DE4D79"/>
    <w:rPr>
      <w:color w:val="605E5C"/>
      <w:shd w:val="clear" w:color="auto" w:fill="E1DFDD"/>
    </w:rPr>
  </w:style>
  <w:style w:type="paragraph" w:styleId="NormalWeb">
    <w:name w:val="Normal (Web)"/>
    <w:basedOn w:val="Normal"/>
    <w:uiPriority w:val="99"/>
    <w:unhideWhenUsed/>
    <w:rsid w:val="00067B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767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2353"/>
    <w:rPr>
      <w:b/>
      <w:bCs/>
    </w:rPr>
  </w:style>
  <w:style w:type="paragraph" w:styleId="NoSpacing">
    <w:name w:val="No Spacing"/>
    <w:link w:val="NoSpacingChar"/>
    <w:uiPriority w:val="1"/>
    <w:qFormat/>
    <w:rsid w:val="00162F78"/>
    <w:pPr>
      <w:spacing w:after="0" w:line="240" w:lineRule="auto"/>
    </w:pPr>
  </w:style>
  <w:style w:type="character" w:styleId="HTMLCode">
    <w:name w:val="HTML Code"/>
    <w:basedOn w:val="DefaultParagraphFont"/>
    <w:uiPriority w:val="99"/>
    <w:semiHidden/>
    <w:unhideWhenUsed/>
    <w:rsid w:val="00F85B85"/>
    <w:rPr>
      <w:rFonts w:ascii="Courier New" w:eastAsia="Times New Roman" w:hAnsi="Courier New" w:cs="Courier New"/>
      <w:sz w:val="20"/>
      <w:szCs w:val="20"/>
    </w:rPr>
  </w:style>
  <w:style w:type="character" w:styleId="Emphasis">
    <w:name w:val="Emphasis"/>
    <w:basedOn w:val="DefaultParagraphFont"/>
    <w:uiPriority w:val="20"/>
    <w:qFormat/>
    <w:rsid w:val="00DB2590"/>
    <w:rPr>
      <w:i/>
      <w:iCs/>
    </w:rPr>
  </w:style>
  <w:style w:type="paragraph" w:styleId="BodyText">
    <w:name w:val="Body Text"/>
    <w:basedOn w:val="Normal"/>
    <w:link w:val="BodyTextChar"/>
    <w:uiPriority w:val="1"/>
    <w:qFormat/>
    <w:rsid w:val="006A5073"/>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6A5073"/>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6A5073"/>
    <w:pPr>
      <w:widowControl w:val="0"/>
      <w:autoSpaceDE w:val="0"/>
      <w:autoSpaceDN w:val="0"/>
      <w:spacing w:after="0" w:line="240" w:lineRule="auto"/>
      <w:ind w:left="200"/>
    </w:pPr>
    <w:rPr>
      <w:rFonts w:ascii="Times New Roman" w:eastAsia="Times New Roman" w:hAnsi="Times New Roman" w:cs="Times New Roman"/>
      <w:kern w:val="0"/>
      <w:lang w:val="vi"/>
      <w14:ligatures w14:val="none"/>
    </w:rPr>
  </w:style>
  <w:style w:type="character" w:customStyle="1" w:styleId="NoSpacingChar">
    <w:name w:val="No Spacing Char"/>
    <w:basedOn w:val="DefaultParagraphFont"/>
    <w:link w:val="NoSpacing"/>
    <w:uiPriority w:val="1"/>
    <w:rsid w:val="000E7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41557">
      <w:bodyDiv w:val="1"/>
      <w:marLeft w:val="0"/>
      <w:marRight w:val="0"/>
      <w:marTop w:val="0"/>
      <w:marBottom w:val="0"/>
      <w:divBdr>
        <w:top w:val="none" w:sz="0" w:space="0" w:color="auto"/>
        <w:left w:val="none" w:sz="0" w:space="0" w:color="auto"/>
        <w:bottom w:val="none" w:sz="0" w:space="0" w:color="auto"/>
        <w:right w:val="none" w:sz="0" w:space="0" w:color="auto"/>
      </w:divBdr>
    </w:div>
    <w:div w:id="150876618">
      <w:bodyDiv w:val="1"/>
      <w:marLeft w:val="0"/>
      <w:marRight w:val="0"/>
      <w:marTop w:val="0"/>
      <w:marBottom w:val="0"/>
      <w:divBdr>
        <w:top w:val="none" w:sz="0" w:space="0" w:color="auto"/>
        <w:left w:val="none" w:sz="0" w:space="0" w:color="auto"/>
        <w:bottom w:val="none" w:sz="0" w:space="0" w:color="auto"/>
        <w:right w:val="none" w:sz="0" w:space="0" w:color="auto"/>
      </w:divBdr>
      <w:divsChild>
        <w:div w:id="238102168">
          <w:marLeft w:val="547"/>
          <w:marRight w:val="0"/>
          <w:marTop w:val="0"/>
          <w:marBottom w:val="0"/>
          <w:divBdr>
            <w:top w:val="none" w:sz="0" w:space="0" w:color="auto"/>
            <w:left w:val="none" w:sz="0" w:space="0" w:color="auto"/>
            <w:bottom w:val="none" w:sz="0" w:space="0" w:color="auto"/>
            <w:right w:val="none" w:sz="0" w:space="0" w:color="auto"/>
          </w:divBdr>
        </w:div>
        <w:div w:id="666060855">
          <w:marLeft w:val="547"/>
          <w:marRight w:val="0"/>
          <w:marTop w:val="0"/>
          <w:marBottom w:val="0"/>
          <w:divBdr>
            <w:top w:val="none" w:sz="0" w:space="0" w:color="auto"/>
            <w:left w:val="none" w:sz="0" w:space="0" w:color="auto"/>
            <w:bottom w:val="none" w:sz="0" w:space="0" w:color="auto"/>
            <w:right w:val="none" w:sz="0" w:space="0" w:color="auto"/>
          </w:divBdr>
        </w:div>
        <w:div w:id="979774760">
          <w:marLeft w:val="547"/>
          <w:marRight w:val="0"/>
          <w:marTop w:val="0"/>
          <w:marBottom w:val="0"/>
          <w:divBdr>
            <w:top w:val="none" w:sz="0" w:space="0" w:color="auto"/>
            <w:left w:val="none" w:sz="0" w:space="0" w:color="auto"/>
            <w:bottom w:val="none" w:sz="0" w:space="0" w:color="auto"/>
            <w:right w:val="none" w:sz="0" w:space="0" w:color="auto"/>
          </w:divBdr>
        </w:div>
        <w:div w:id="1567644945">
          <w:marLeft w:val="547"/>
          <w:marRight w:val="0"/>
          <w:marTop w:val="0"/>
          <w:marBottom w:val="0"/>
          <w:divBdr>
            <w:top w:val="none" w:sz="0" w:space="0" w:color="auto"/>
            <w:left w:val="none" w:sz="0" w:space="0" w:color="auto"/>
            <w:bottom w:val="none" w:sz="0" w:space="0" w:color="auto"/>
            <w:right w:val="none" w:sz="0" w:space="0" w:color="auto"/>
          </w:divBdr>
        </w:div>
      </w:divsChild>
    </w:div>
    <w:div w:id="164128164">
      <w:bodyDiv w:val="1"/>
      <w:marLeft w:val="0"/>
      <w:marRight w:val="0"/>
      <w:marTop w:val="0"/>
      <w:marBottom w:val="0"/>
      <w:divBdr>
        <w:top w:val="none" w:sz="0" w:space="0" w:color="auto"/>
        <w:left w:val="none" w:sz="0" w:space="0" w:color="auto"/>
        <w:bottom w:val="none" w:sz="0" w:space="0" w:color="auto"/>
        <w:right w:val="none" w:sz="0" w:space="0" w:color="auto"/>
      </w:divBdr>
    </w:div>
    <w:div w:id="176965008">
      <w:bodyDiv w:val="1"/>
      <w:marLeft w:val="0"/>
      <w:marRight w:val="0"/>
      <w:marTop w:val="0"/>
      <w:marBottom w:val="0"/>
      <w:divBdr>
        <w:top w:val="none" w:sz="0" w:space="0" w:color="auto"/>
        <w:left w:val="none" w:sz="0" w:space="0" w:color="auto"/>
        <w:bottom w:val="none" w:sz="0" w:space="0" w:color="auto"/>
        <w:right w:val="none" w:sz="0" w:space="0" w:color="auto"/>
      </w:divBdr>
      <w:divsChild>
        <w:div w:id="8796063">
          <w:marLeft w:val="547"/>
          <w:marRight w:val="0"/>
          <w:marTop w:val="0"/>
          <w:marBottom w:val="0"/>
          <w:divBdr>
            <w:top w:val="none" w:sz="0" w:space="0" w:color="auto"/>
            <w:left w:val="none" w:sz="0" w:space="0" w:color="auto"/>
            <w:bottom w:val="none" w:sz="0" w:space="0" w:color="auto"/>
            <w:right w:val="none" w:sz="0" w:space="0" w:color="auto"/>
          </w:divBdr>
        </w:div>
        <w:div w:id="232470921">
          <w:marLeft w:val="547"/>
          <w:marRight w:val="0"/>
          <w:marTop w:val="0"/>
          <w:marBottom w:val="0"/>
          <w:divBdr>
            <w:top w:val="none" w:sz="0" w:space="0" w:color="auto"/>
            <w:left w:val="none" w:sz="0" w:space="0" w:color="auto"/>
            <w:bottom w:val="none" w:sz="0" w:space="0" w:color="auto"/>
            <w:right w:val="none" w:sz="0" w:space="0" w:color="auto"/>
          </w:divBdr>
        </w:div>
        <w:div w:id="283118242">
          <w:marLeft w:val="720"/>
          <w:marRight w:val="0"/>
          <w:marTop w:val="0"/>
          <w:marBottom w:val="0"/>
          <w:divBdr>
            <w:top w:val="none" w:sz="0" w:space="0" w:color="auto"/>
            <w:left w:val="none" w:sz="0" w:space="0" w:color="auto"/>
            <w:bottom w:val="none" w:sz="0" w:space="0" w:color="auto"/>
            <w:right w:val="none" w:sz="0" w:space="0" w:color="auto"/>
          </w:divBdr>
        </w:div>
        <w:div w:id="296303905">
          <w:marLeft w:val="547"/>
          <w:marRight w:val="0"/>
          <w:marTop w:val="0"/>
          <w:marBottom w:val="0"/>
          <w:divBdr>
            <w:top w:val="none" w:sz="0" w:space="0" w:color="auto"/>
            <w:left w:val="none" w:sz="0" w:space="0" w:color="auto"/>
            <w:bottom w:val="none" w:sz="0" w:space="0" w:color="auto"/>
            <w:right w:val="none" w:sz="0" w:space="0" w:color="auto"/>
          </w:divBdr>
        </w:div>
        <w:div w:id="352805588">
          <w:marLeft w:val="720"/>
          <w:marRight w:val="0"/>
          <w:marTop w:val="0"/>
          <w:marBottom w:val="0"/>
          <w:divBdr>
            <w:top w:val="none" w:sz="0" w:space="0" w:color="auto"/>
            <w:left w:val="none" w:sz="0" w:space="0" w:color="auto"/>
            <w:bottom w:val="none" w:sz="0" w:space="0" w:color="auto"/>
            <w:right w:val="none" w:sz="0" w:space="0" w:color="auto"/>
          </w:divBdr>
        </w:div>
        <w:div w:id="885946502">
          <w:marLeft w:val="547"/>
          <w:marRight w:val="0"/>
          <w:marTop w:val="0"/>
          <w:marBottom w:val="0"/>
          <w:divBdr>
            <w:top w:val="none" w:sz="0" w:space="0" w:color="auto"/>
            <w:left w:val="none" w:sz="0" w:space="0" w:color="auto"/>
            <w:bottom w:val="none" w:sz="0" w:space="0" w:color="auto"/>
            <w:right w:val="none" w:sz="0" w:space="0" w:color="auto"/>
          </w:divBdr>
        </w:div>
        <w:div w:id="907034369">
          <w:marLeft w:val="547"/>
          <w:marRight w:val="0"/>
          <w:marTop w:val="0"/>
          <w:marBottom w:val="0"/>
          <w:divBdr>
            <w:top w:val="none" w:sz="0" w:space="0" w:color="auto"/>
            <w:left w:val="none" w:sz="0" w:space="0" w:color="auto"/>
            <w:bottom w:val="none" w:sz="0" w:space="0" w:color="auto"/>
            <w:right w:val="none" w:sz="0" w:space="0" w:color="auto"/>
          </w:divBdr>
        </w:div>
        <w:div w:id="915088673">
          <w:marLeft w:val="547"/>
          <w:marRight w:val="0"/>
          <w:marTop w:val="0"/>
          <w:marBottom w:val="0"/>
          <w:divBdr>
            <w:top w:val="none" w:sz="0" w:space="0" w:color="auto"/>
            <w:left w:val="none" w:sz="0" w:space="0" w:color="auto"/>
            <w:bottom w:val="none" w:sz="0" w:space="0" w:color="auto"/>
            <w:right w:val="none" w:sz="0" w:space="0" w:color="auto"/>
          </w:divBdr>
        </w:div>
        <w:div w:id="1040983366">
          <w:marLeft w:val="547"/>
          <w:marRight w:val="0"/>
          <w:marTop w:val="0"/>
          <w:marBottom w:val="0"/>
          <w:divBdr>
            <w:top w:val="none" w:sz="0" w:space="0" w:color="auto"/>
            <w:left w:val="none" w:sz="0" w:space="0" w:color="auto"/>
            <w:bottom w:val="none" w:sz="0" w:space="0" w:color="auto"/>
            <w:right w:val="none" w:sz="0" w:space="0" w:color="auto"/>
          </w:divBdr>
        </w:div>
        <w:div w:id="1146163714">
          <w:marLeft w:val="547"/>
          <w:marRight w:val="0"/>
          <w:marTop w:val="0"/>
          <w:marBottom w:val="0"/>
          <w:divBdr>
            <w:top w:val="none" w:sz="0" w:space="0" w:color="auto"/>
            <w:left w:val="none" w:sz="0" w:space="0" w:color="auto"/>
            <w:bottom w:val="none" w:sz="0" w:space="0" w:color="auto"/>
            <w:right w:val="none" w:sz="0" w:space="0" w:color="auto"/>
          </w:divBdr>
        </w:div>
        <w:div w:id="1449935942">
          <w:marLeft w:val="547"/>
          <w:marRight w:val="0"/>
          <w:marTop w:val="0"/>
          <w:marBottom w:val="0"/>
          <w:divBdr>
            <w:top w:val="none" w:sz="0" w:space="0" w:color="auto"/>
            <w:left w:val="none" w:sz="0" w:space="0" w:color="auto"/>
            <w:bottom w:val="none" w:sz="0" w:space="0" w:color="auto"/>
            <w:right w:val="none" w:sz="0" w:space="0" w:color="auto"/>
          </w:divBdr>
        </w:div>
        <w:div w:id="1450733606">
          <w:marLeft w:val="720"/>
          <w:marRight w:val="0"/>
          <w:marTop w:val="0"/>
          <w:marBottom w:val="0"/>
          <w:divBdr>
            <w:top w:val="none" w:sz="0" w:space="0" w:color="auto"/>
            <w:left w:val="none" w:sz="0" w:space="0" w:color="auto"/>
            <w:bottom w:val="none" w:sz="0" w:space="0" w:color="auto"/>
            <w:right w:val="none" w:sz="0" w:space="0" w:color="auto"/>
          </w:divBdr>
        </w:div>
      </w:divsChild>
    </w:div>
    <w:div w:id="202787379">
      <w:bodyDiv w:val="1"/>
      <w:marLeft w:val="0"/>
      <w:marRight w:val="0"/>
      <w:marTop w:val="0"/>
      <w:marBottom w:val="0"/>
      <w:divBdr>
        <w:top w:val="none" w:sz="0" w:space="0" w:color="auto"/>
        <w:left w:val="none" w:sz="0" w:space="0" w:color="auto"/>
        <w:bottom w:val="none" w:sz="0" w:space="0" w:color="auto"/>
        <w:right w:val="none" w:sz="0" w:space="0" w:color="auto"/>
      </w:divBdr>
    </w:div>
    <w:div w:id="352003616">
      <w:bodyDiv w:val="1"/>
      <w:marLeft w:val="0"/>
      <w:marRight w:val="0"/>
      <w:marTop w:val="0"/>
      <w:marBottom w:val="0"/>
      <w:divBdr>
        <w:top w:val="none" w:sz="0" w:space="0" w:color="auto"/>
        <w:left w:val="none" w:sz="0" w:space="0" w:color="auto"/>
        <w:bottom w:val="none" w:sz="0" w:space="0" w:color="auto"/>
        <w:right w:val="none" w:sz="0" w:space="0" w:color="auto"/>
      </w:divBdr>
    </w:div>
    <w:div w:id="393546448">
      <w:bodyDiv w:val="1"/>
      <w:marLeft w:val="0"/>
      <w:marRight w:val="0"/>
      <w:marTop w:val="0"/>
      <w:marBottom w:val="0"/>
      <w:divBdr>
        <w:top w:val="none" w:sz="0" w:space="0" w:color="auto"/>
        <w:left w:val="none" w:sz="0" w:space="0" w:color="auto"/>
        <w:bottom w:val="none" w:sz="0" w:space="0" w:color="auto"/>
        <w:right w:val="none" w:sz="0" w:space="0" w:color="auto"/>
      </w:divBdr>
    </w:div>
    <w:div w:id="447433393">
      <w:bodyDiv w:val="1"/>
      <w:marLeft w:val="0"/>
      <w:marRight w:val="0"/>
      <w:marTop w:val="0"/>
      <w:marBottom w:val="0"/>
      <w:divBdr>
        <w:top w:val="none" w:sz="0" w:space="0" w:color="auto"/>
        <w:left w:val="none" w:sz="0" w:space="0" w:color="auto"/>
        <w:bottom w:val="none" w:sz="0" w:space="0" w:color="auto"/>
        <w:right w:val="none" w:sz="0" w:space="0" w:color="auto"/>
      </w:divBdr>
    </w:div>
    <w:div w:id="485587896">
      <w:bodyDiv w:val="1"/>
      <w:marLeft w:val="0"/>
      <w:marRight w:val="0"/>
      <w:marTop w:val="0"/>
      <w:marBottom w:val="0"/>
      <w:divBdr>
        <w:top w:val="none" w:sz="0" w:space="0" w:color="auto"/>
        <w:left w:val="none" w:sz="0" w:space="0" w:color="auto"/>
        <w:bottom w:val="none" w:sz="0" w:space="0" w:color="auto"/>
        <w:right w:val="none" w:sz="0" w:space="0" w:color="auto"/>
      </w:divBdr>
    </w:div>
    <w:div w:id="499808624">
      <w:bodyDiv w:val="1"/>
      <w:marLeft w:val="0"/>
      <w:marRight w:val="0"/>
      <w:marTop w:val="0"/>
      <w:marBottom w:val="0"/>
      <w:divBdr>
        <w:top w:val="none" w:sz="0" w:space="0" w:color="auto"/>
        <w:left w:val="none" w:sz="0" w:space="0" w:color="auto"/>
        <w:bottom w:val="none" w:sz="0" w:space="0" w:color="auto"/>
        <w:right w:val="none" w:sz="0" w:space="0" w:color="auto"/>
      </w:divBdr>
    </w:div>
    <w:div w:id="545340458">
      <w:bodyDiv w:val="1"/>
      <w:marLeft w:val="0"/>
      <w:marRight w:val="0"/>
      <w:marTop w:val="0"/>
      <w:marBottom w:val="0"/>
      <w:divBdr>
        <w:top w:val="none" w:sz="0" w:space="0" w:color="auto"/>
        <w:left w:val="none" w:sz="0" w:space="0" w:color="auto"/>
        <w:bottom w:val="none" w:sz="0" w:space="0" w:color="auto"/>
        <w:right w:val="none" w:sz="0" w:space="0" w:color="auto"/>
      </w:divBdr>
      <w:divsChild>
        <w:div w:id="99301829">
          <w:marLeft w:val="547"/>
          <w:marRight w:val="0"/>
          <w:marTop w:val="0"/>
          <w:marBottom w:val="0"/>
          <w:divBdr>
            <w:top w:val="none" w:sz="0" w:space="0" w:color="auto"/>
            <w:left w:val="none" w:sz="0" w:space="0" w:color="auto"/>
            <w:bottom w:val="none" w:sz="0" w:space="0" w:color="auto"/>
            <w:right w:val="none" w:sz="0" w:space="0" w:color="auto"/>
          </w:divBdr>
        </w:div>
        <w:div w:id="739059692">
          <w:marLeft w:val="547"/>
          <w:marRight w:val="0"/>
          <w:marTop w:val="0"/>
          <w:marBottom w:val="0"/>
          <w:divBdr>
            <w:top w:val="none" w:sz="0" w:space="0" w:color="auto"/>
            <w:left w:val="none" w:sz="0" w:space="0" w:color="auto"/>
            <w:bottom w:val="none" w:sz="0" w:space="0" w:color="auto"/>
            <w:right w:val="none" w:sz="0" w:space="0" w:color="auto"/>
          </w:divBdr>
        </w:div>
        <w:div w:id="795560635">
          <w:marLeft w:val="547"/>
          <w:marRight w:val="0"/>
          <w:marTop w:val="0"/>
          <w:marBottom w:val="0"/>
          <w:divBdr>
            <w:top w:val="none" w:sz="0" w:space="0" w:color="auto"/>
            <w:left w:val="none" w:sz="0" w:space="0" w:color="auto"/>
            <w:bottom w:val="none" w:sz="0" w:space="0" w:color="auto"/>
            <w:right w:val="none" w:sz="0" w:space="0" w:color="auto"/>
          </w:divBdr>
        </w:div>
      </w:divsChild>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40884963">
      <w:bodyDiv w:val="1"/>
      <w:marLeft w:val="0"/>
      <w:marRight w:val="0"/>
      <w:marTop w:val="0"/>
      <w:marBottom w:val="0"/>
      <w:divBdr>
        <w:top w:val="none" w:sz="0" w:space="0" w:color="auto"/>
        <w:left w:val="none" w:sz="0" w:space="0" w:color="auto"/>
        <w:bottom w:val="none" w:sz="0" w:space="0" w:color="auto"/>
        <w:right w:val="none" w:sz="0" w:space="0" w:color="auto"/>
      </w:divBdr>
      <w:divsChild>
        <w:div w:id="865413451">
          <w:marLeft w:val="547"/>
          <w:marRight w:val="0"/>
          <w:marTop w:val="0"/>
          <w:marBottom w:val="0"/>
          <w:divBdr>
            <w:top w:val="none" w:sz="0" w:space="0" w:color="auto"/>
            <w:left w:val="none" w:sz="0" w:space="0" w:color="auto"/>
            <w:bottom w:val="none" w:sz="0" w:space="0" w:color="auto"/>
            <w:right w:val="none" w:sz="0" w:space="0" w:color="auto"/>
          </w:divBdr>
        </w:div>
      </w:divsChild>
    </w:div>
    <w:div w:id="672758339">
      <w:bodyDiv w:val="1"/>
      <w:marLeft w:val="0"/>
      <w:marRight w:val="0"/>
      <w:marTop w:val="0"/>
      <w:marBottom w:val="0"/>
      <w:divBdr>
        <w:top w:val="none" w:sz="0" w:space="0" w:color="auto"/>
        <w:left w:val="none" w:sz="0" w:space="0" w:color="auto"/>
        <w:bottom w:val="none" w:sz="0" w:space="0" w:color="auto"/>
        <w:right w:val="none" w:sz="0" w:space="0" w:color="auto"/>
      </w:divBdr>
      <w:divsChild>
        <w:div w:id="27222164">
          <w:marLeft w:val="547"/>
          <w:marRight w:val="0"/>
          <w:marTop w:val="0"/>
          <w:marBottom w:val="0"/>
          <w:divBdr>
            <w:top w:val="none" w:sz="0" w:space="0" w:color="auto"/>
            <w:left w:val="none" w:sz="0" w:space="0" w:color="auto"/>
            <w:bottom w:val="none" w:sz="0" w:space="0" w:color="auto"/>
            <w:right w:val="none" w:sz="0" w:space="0" w:color="auto"/>
          </w:divBdr>
        </w:div>
      </w:divsChild>
    </w:div>
    <w:div w:id="770904252">
      <w:bodyDiv w:val="1"/>
      <w:marLeft w:val="0"/>
      <w:marRight w:val="0"/>
      <w:marTop w:val="0"/>
      <w:marBottom w:val="0"/>
      <w:divBdr>
        <w:top w:val="none" w:sz="0" w:space="0" w:color="auto"/>
        <w:left w:val="none" w:sz="0" w:space="0" w:color="auto"/>
        <w:bottom w:val="none" w:sz="0" w:space="0" w:color="auto"/>
        <w:right w:val="none" w:sz="0" w:space="0" w:color="auto"/>
      </w:divBdr>
      <w:divsChild>
        <w:div w:id="263272595">
          <w:marLeft w:val="547"/>
          <w:marRight w:val="0"/>
          <w:marTop w:val="0"/>
          <w:marBottom w:val="0"/>
          <w:divBdr>
            <w:top w:val="none" w:sz="0" w:space="0" w:color="auto"/>
            <w:left w:val="none" w:sz="0" w:space="0" w:color="auto"/>
            <w:bottom w:val="none" w:sz="0" w:space="0" w:color="auto"/>
            <w:right w:val="none" w:sz="0" w:space="0" w:color="auto"/>
          </w:divBdr>
        </w:div>
        <w:div w:id="1306277022">
          <w:marLeft w:val="547"/>
          <w:marRight w:val="0"/>
          <w:marTop w:val="0"/>
          <w:marBottom w:val="0"/>
          <w:divBdr>
            <w:top w:val="none" w:sz="0" w:space="0" w:color="auto"/>
            <w:left w:val="none" w:sz="0" w:space="0" w:color="auto"/>
            <w:bottom w:val="none" w:sz="0" w:space="0" w:color="auto"/>
            <w:right w:val="none" w:sz="0" w:space="0" w:color="auto"/>
          </w:divBdr>
        </w:div>
      </w:divsChild>
    </w:div>
    <w:div w:id="828443726">
      <w:bodyDiv w:val="1"/>
      <w:marLeft w:val="0"/>
      <w:marRight w:val="0"/>
      <w:marTop w:val="0"/>
      <w:marBottom w:val="0"/>
      <w:divBdr>
        <w:top w:val="none" w:sz="0" w:space="0" w:color="auto"/>
        <w:left w:val="none" w:sz="0" w:space="0" w:color="auto"/>
        <w:bottom w:val="none" w:sz="0" w:space="0" w:color="auto"/>
        <w:right w:val="none" w:sz="0" w:space="0" w:color="auto"/>
      </w:divBdr>
    </w:div>
    <w:div w:id="849682695">
      <w:bodyDiv w:val="1"/>
      <w:marLeft w:val="0"/>
      <w:marRight w:val="0"/>
      <w:marTop w:val="0"/>
      <w:marBottom w:val="0"/>
      <w:divBdr>
        <w:top w:val="none" w:sz="0" w:space="0" w:color="auto"/>
        <w:left w:val="none" w:sz="0" w:space="0" w:color="auto"/>
        <w:bottom w:val="none" w:sz="0" w:space="0" w:color="auto"/>
        <w:right w:val="none" w:sz="0" w:space="0" w:color="auto"/>
      </w:divBdr>
    </w:div>
    <w:div w:id="923993041">
      <w:bodyDiv w:val="1"/>
      <w:marLeft w:val="0"/>
      <w:marRight w:val="0"/>
      <w:marTop w:val="0"/>
      <w:marBottom w:val="0"/>
      <w:divBdr>
        <w:top w:val="none" w:sz="0" w:space="0" w:color="auto"/>
        <w:left w:val="none" w:sz="0" w:space="0" w:color="auto"/>
        <w:bottom w:val="none" w:sz="0" w:space="0" w:color="auto"/>
        <w:right w:val="none" w:sz="0" w:space="0" w:color="auto"/>
      </w:divBdr>
    </w:div>
    <w:div w:id="930554073">
      <w:bodyDiv w:val="1"/>
      <w:marLeft w:val="0"/>
      <w:marRight w:val="0"/>
      <w:marTop w:val="0"/>
      <w:marBottom w:val="0"/>
      <w:divBdr>
        <w:top w:val="none" w:sz="0" w:space="0" w:color="auto"/>
        <w:left w:val="none" w:sz="0" w:space="0" w:color="auto"/>
        <w:bottom w:val="none" w:sz="0" w:space="0" w:color="auto"/>
        <w:right w:val="none" w:sz="0" w:space="0" w:color="auto"/>
      </w:divBdr>
    </w:div>
    <w:div w:id="985283332">
      <w:bodyDiv w:val="1"/>
      <w:marLeft w:val="0"/>
      <w:marRight w:val="0"/>
      <w:marTop w:val="0"/>
      <w:marBottom w:val="0"/>
      <w:divBdr>
        <w:top w:val="none" w:sz="0" w:space="0" w:color="auto"/>
        <w:left w:val="none" w:sz="0" w:space="0" w:color="auto"/>
        <w:bottom w:val="none" w:sz="0" w:space="0" w:color="auto"/>
        <w:right w:val="none" w:sz="0" w:space="0" w:color="auto"/>
      </w:divBdr>
    </w:div>
    <w:div w:id="990518339">
      <w:bodyDiv w:val="1"/>
      <w:marLeft w:val="0"/>
      <w:marRight w:val="0"/>
      <w:marTop w:val="0"/>
      <w:marBottom w:val="0"/>
      <w:divBdr>
        <w:top w:val="none" w:sz="0" w:space="0" w:color="auto"/>
        <w:left w:val="none" w:sz="0" w:space="0" w:color="auto"/>
        <w:bottom w:val="none" w:sz="0" w:space="0" w:color="auto"/>
        <w:right w:val="none" w:sz="0" w:space="0" w:color="auto"/>
      </w:divBdr>
    </w:div>
    <w:div w:id="995456798">
      <w:bodyDiv w:val="1"/>
      <w:marLeft w:val="0"/>
      <w:marRight w:val="0"/>
      <w:marTop w:val="0"/>
      <w:marBottom w:val="0"/>
      <w:divBdr>
        <w:top w:val="none" w:sz="0" w:space="0" w:color="auto"/>
        <w:left w:val="none" w:sz="0" w:space="0" w:color="auto"/>
        <w:bottom w:val="none" w:sz="0" w:space="0" w:color="auto"/>
        <w:right w:val="none" w:sz="0" w:space="0" w:color="auto"/>
      </w:divBdr>
    </w:div>
    <w:div w:id="998078494">
      <w:bodyDiv w:val="1"/>
      <w:marLeft w:val="0"/>
      <w:marRight w:val="0"/>
      <w:marTop w:val="0"/>
      <w:marBottom w:val="0"/>
      <w:divBdr>
        <w:top w:val="none" w:sz="0" w:space="0" w:color="auto"/>
        <w:left w:val="none" w:sz="0" w:space="0" w:color="auto"/>
        <w:bottom w:val="none" w:sz="0" w:space="0" w:color="auto"/>
        <w:right w:val="none" w:sz="0" w:space="0" w:color="auto"/>
      </w:divBdr>
    </w:div>
    <w:div w:id="1053844819">
      <w:bodyDiv w:val="1"/>
      <w:marLeft w:val="0"/>
      <w:marRight w:val="0"/>
      <w:marTop w:val="0"/>
      <w:marBottom w:val="0"/>
      <w:divBdr>
        <w:top w:val="none" w:sz="0" w:space="0" w:color="auto"/>
        <w:left w:val="none" w:sz="0" w:space="0" w:color="auto"/>
        <w:bottom w:val="none" w:sz="0" w:space="0" w:color="auto"/>
        <w:right w:val="none" w:sz="0" w:space="0" w:color="auto"/>
      </w:divBdr>
    </w:div>
    <w:div w:id="1070734946">
      <w:bodyDiv w:val="1"/>
      <w:marLeft w:val="0"/>
      <w:marRight w:val="0"/>
      <w:marTop w:val="0"/>
      <w:marBottom w:val="0"/>
      <w:divBdr>
        <w:top w:val="none" w:sz="0" w:space="0" w:color="auto"/>
        <w:left w:val="none" w:sz="0" w:space="0" w:color="auto"/>
        <w:bottom w:val="none" w:sz="0" w:space="0" w:color="auto"/>
        <w:right w:val="none" w:sz="0" w:space="0" w:color="auto"/>
      </w:divBdr>
      <w:divsChild>
        <w:div w:id="260141949">
          <w:marLeft w:val="547"/>
          <w:marRight w:val="0"/>
          <w:marTop w:val="0"/>
          <w:marBottom w:val="0"/>
          <w:divBdr>
            <w:top w:val="none" w:sz="0" w:space="0" w:color="auto"/>
            <w:left w:val="none" w:sz="0" w:space="0" w:color="auto"/>
            <w:bottom w:val="none" w:sz="0" w:space="0" w:color="auto"/>
            <w:right w:val="none" w:sz="0" w:space="0" w:color="auto"/>
          </w:divBdr>
        </w:div>
      </w:divsChild>
    </w:div>
    <w:div w:id="111714536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sChild>
        <w:div w:id="1125584271">
          <w:marLeft w:val="547"/>
          <w:marRight w:val="0"/>
          <w:marTop w:val="0"/>
          <w:marBottom w:val="0"/>
          <w:divBdr>
            <w:top w:val="none" w:sz="0" w:space="0" w:color="auto"/>
            <w:left w:val="none" w:sz="0" w:space="0" w:color="auto"/>
            <w:bottom w:val="none" w:sz="0" w:space="0" w:color="auto"/>
            <w:right w:val="none" w:sz="0" w:space="0" w:color="auto"/>
          </w:divBdr>
        </w:div>
        <w:div w:id="1586495773">
          <w:marLeft w:val="547"/>
          <w:marRight w:val="0"/>
          <w:marTop w:val="0"/>
          <w:marBottom w:val="0"/>
          <w:divBdr>
            <w:top w:val="none" w:sz="0" w:space="0" w:color="auto"/>
            <w:left w:val="none" w:sz="0" w:space="0" w:color="auto"/>
            <w:bottom w:val="none" w:sz="0" w:space="0" w:color="auto"/>
            <w:right w:val="none" w:sz="0" w:space="0" w:color="auto"/>
          </w:divBdr>
        </w:div>
        <w:div w:id="1882130070">
          <w:marLeft w:val="547"/>
          <w:marRight w:val="0"/>
          <w:marTop w:val="0"/>
          <w:marBottom w:val="0"/>
          <w:divBdr>
            <w:top w:val="none" w:sz="0" w:space="0" w:color="auto"/>
            <w:left w:val="none" w:sz="0" w:space="0" w:color="auto"/>
            <w:bottom w:val="none" w:sz="0" w:space="0" w:color="auto"/>
            <w:right w:val="none" w:sz="0" w:space="0" w:color="auto"/>
          </w:divBdr>
        </w:div>
      </w:divsChild>
    </w:div>
    <w:div w:id="1161390777">
      <w:bodyDiv w:val="1"/>
      <w:marLeft w:val="0"/>
      <w:marRight w:val="0"/>
      <w:marTop w:val="0"/>
      <w:marBottom w:val="0"/>
      <w:divBdr>
        <w:top w:val="none" w:sz="0" w:space="0" w:color="auto"/>
        <w:left w:val="none" w:sz="0" w:space="0" w:color="auto"/>
        <w:bottom w:val="none" w:sz="0" w:space="0" w:color="auto"/>
        <w:right w:val="none" w:sz="0" w:space="0" w:color="auto"/>
      </w:divBdr>
    </w:div>
    <w:div w:id="1189636466">
      <w:bodyDiv w:val="1"/>
      <w:marLeft w:val="0"/>
      <w:marRight w:val="0"/>
      <w:marTop w:val="0"/>
      <w:marBottom w:val="0"/>
      <w:divBdr>
        <w:top w:val="none" w:sz="0" w:space="0" w:color="auto"/>
        <w:left w:val="none" w:sz="0" w:space="0" w:color="auto"/>
        <w:bottom w:val="none" w:sz="0" w:space="0" w:color="auto"/>
        <w:right w:val="none" w:sz="0" w:space="0" w:color="auto"/>
      </w:divBdr>
      <w:divsChild>
        <w:div w:id="885675419">
          <w:marLeft w:val="1080"/>
          <w:marRight w:val="0"/>
          <w:marTop w:val="100"/>
          <w:marBottom w:val="0"/>
          <w:divBdr>
            <w:top w:val="none" w:sz="0" w:space="0" w:color="auto"/>
            <w:left w:val="none" w:sz="0" w:space="0" w:color="auto"/>
            <w:bottom w:val="none" w:sz="0" w:space="0" w:color="auto"/>
            <w:right w:val="none" w:sz="0" w:space="0" w:color="auto"/>
          </w:divBdr>
        </w:div>
        <w:div w:id="904099293">
          <w:marLeft w:val="1080"/>
          <w:marRight w:val="0"/>
          <w:marTop w:val="100"/>
          <w:marBottom w:val="0"/>
          <w:divBdr>
            <w:top w:val="none" w:sz="0" w:space="0" w:color="auto"/>
            <w:left w:val="none" w:sz="0" w:space="0" w:color="auto"/>
            <w:bottom w:val="none" w:sz="0" w:space="0" w:color="auto"/>
            <w:right w:val="none" w:sz="0" w:space="0" w:color="auto"/>
          </w:divBdr>
        </w:div>
      </w:divsChild>
    </w:div>
    <w:div w:id="1224413918">
      <w:bodyDiv w:val="1"/>
      <w:marLeft w:val="0"/>
      <w:marRight w:val="0"/>
      <w:marTop w:val="0"/>
      <w:marBottom w:val="0"/>
      <w:divBdr>
        <w:top w:val="none" w:sz="0" w:space="0" w:color="auto"/>
        <w:left w:val="none" w:sz="0" w:space="0" w:color="auto"/>
        <w:bottom w:val="none" w:sz="0" w:space="0" w:color="auto"/>
        <w:right w:val="none" w:sz="0" w:space="0" w:color="auto"/>
      </w:divBdr>
      <w:divsChild>
        <w:div w:id="262541955">
          <w:marLeft w:val="547"/>
          <w:marRight w:val="0"/>
          <w:marTop w:val="0"/>
          <w:marBottom w:val="0"/>
          <w:divBdr>
            <w:top w:val="none" w:sz="0" w:space="0" w:color="auto"/>
            <w:left w:val="none" w:sz="0" w:space="0" w:color="auto"/>
            <w:bottom w:val="none" w:sz="0" w:space="0" w:color="auto"/>
            <w:right w:val="none" w:sz="0" w:space="0" w:color="auto"/>
          </w:divBdr>
        </w:div>
      </w:divsChild>
    </w:div>
    <w:div w:id="1328249710">
      <w:bodyDiv w:val="1"/>
      <w:marLeft w:val="0"/>
      <w:marRight w:val="0"/>
      <w:marTop w:val="0"/>
      <w:marBottom w:val="0"/>
      <w:divBdr>
        <w:top w:val="none" w:sz="0" w:space="0" w:color="auto"/>
        <w:left w:val="none" w:sz="0" w:space="0" w:color="auto"/>
        <w:bottom w:val="none" w:sz="0" w:space="0" w:color="auto"/>
        <w:right w:val="none" w:sz="0" w:space="0" w:color="auto"/>
      </w:divBdr>
    </w:div>
    <w:div w:id="1374381447">
      <w:bodyDiv w:val="1"/>
      <w:marLeft w:val="0"/>
      <w:marRight w:val="0"/>
      <w:marTop w:val="0"/>
      <w:marBottom w:val="0"/>
      <w:divBdr>
        <w:top w:val="none" w:sz="0" w:space="0" w:color="auto"/>
        <w:left w:val="none" w:sz="0" w:space="0" w:color="auto"/>
        <w:bottom w:val="none" w:sz="0" w:space="0" w:color="auto"/>
        <w:right w:val="none" w:sz="0" w:space="0" w:color="auto"/>
      </w:divBdr>
      <w:divsChild>
        <w:div w:id="1889418073">
          <w:marLeft w:val="360"/>
          <w:marRight w:val="0"/>
          <w:marTop w:val="200"/>
          <w:marBottom w:val="0"/>
          <w:divBdr>
            <w:top w:val="none" w:sz="0" w:space="0" w:color="auto"/>
            <w:left w:val="none" w:sz="0" w:space="0" w:color="auto"/>
            <w:bottom w:val="none" w:sz="0" w:space="0" w:color="auto"/>
            <w:right w:val="none" w:sz="0" w:space="0" w:color="auto"/>
          </w:divBdr>
        </w:div>
      </w:divsChild>
    </w:div>
    <w:div w:id="1401247929">
      <w:bodyDiv w:val="1"/>
      <w:marLeft w:val="0"/>
      <w:marRight w:val="0"/>
      <w:marTop w:val="0"/>
      <w:marBottom w:val="0"/>
      <w:divBdr>
        <w:top w:val="none" w:sz="0" w:space="0" w:color="auto"/>
        <w:left w:val="none" w:sz="0" w:space="0" w:color="auto"/>
        <w:bottom w:val="none" w:sz="0" w:space="0" w:color="auto"/>
        <w:right w:val="none" w:sz="0" w:space="0" w:color="auto"/>
      </w:divBdr>
    </w:div>
    <w:div w:id="1405496167">
      <w:bodyDiv w:val="1"/>
      <w:marLeft w:val="0"/>
      <w:marRight w:val="0"/>
      <w:marTop w:val="0"/>
      <w:marBottom w:val="0"/>
      <w:divBdr>
        <w:top w:val="none" w:sz="0" w:space="0" w:color="auto"/>
        <w:left w:val="none" w:sz="0" w:space="0" w:color="auto"/>
        <w:bottom w:val="none" w:sz="0" w:space="0" w:color="auto"/>
        <w:right w:val="none" w:sz="0" w:space="0" w:color="auto"/>
      </w:divBdr>
      <w:divsChild>
        <w:div w:id="1999965607">
          <w:marLeft w:val="547"/>
          <w:marRight w:val="0"/>
          <w:marTop w:val="0"/>
          <w:marBottom w:val="0"/>
          <w:divBdr>
            <w:top w:val="none" w:sz="0" w:space="0" w:color="auto"/>
            <w:left w:val="none" w:sz="0" w:space="0" w:color="auto"/>
            <w:bottom w:val="none" w:sz="0" w:space="0" w:color="auto"/>
            <w:right w:val="none" w:sz="0" w:space="0" w:color="auto"/>
          </w:divBdr>
        </w:div>
      </w:divsChild>
    </w:div>
    <w:div w:id="1441296002">
      <w:bodyDiv w:val="1"/>
      <w:marLeft w:val="0"/>
      <w:marRight w:val="0"/>
      <w:marTop w:val="0"/>
      <w:marBottom w:val="0"/>
      <w:divBdr>
        <w:top w:val="none" w:sz="0" w:space="0" w:color="auto"/>
        <w:left w:val="none" w:sz="0" w:space="0" w:color="auto"/>
        <w:bottom w:val="none" w:sz="0" w:space="0" w:color="auto"/>
        <w:right w:val="none" w:sz="0" w:space="0" w:color="auto"/>
      </w:divBdr>
    </w:div>
    <w:div w:id="1454596893">
      <w:bodyDiv w:val="1"/>
      <w:marLeft w:val="0"/>
      <w:marRight w:val="0"/>
      <w:marTop w:val="0"/>
      <w:marBottom w:val="0"/>
      <w:divBdr>
        <w:top w:val="none" w:sz="0" w:space="0" w:color="auto"/>
        <w:left w:val="none" w:sz="0" w:space="0" w:color="auto"/>
        <w:bottom w:val="none" w:sz="0" w:space="0" w:color="auto"/>
        <w:right w:val="none" w:sz="0" w:space="0" w:color="auto"/>
      </w:divBdr>
      <w:divsChild>
        <w:div w:id="687098837">
          <w:marLeft w:val="547"/>
          <w:marRight w:val="0"/>
          <w:marTop w:val="0"/>
          <w:marBottom w:val="0"/>
          <w:divBdr>
            <w:top w:val="none" w:sz="0" w:space="0" w:color="auto"/>
            <w:left w:val="none" w:sz="0" w:space="0" w:color="auto"/>
            <w:bottom w:val="none" w:sz="0" w:space="0" w:color="auto"/>
            <w:right w:val="none" w:sz="0" w:space="0" w:color="auto"/>
          </w:divBdr>
        </w:div>
      </w:divsChild>
    </w:div>
    <w:div w:id="1481001706">
      <w:bodyDiv w:val="1"/>
      <w:marLeft w:val="0"/>
      <w:marRight w:val="0"/>
      <w:marTop w:val="0"/>
      <w:marBottom w:val="0"/>
      <w:divBdr>
        <w:top w:val="none" w:sz="0" w:space="0" w:color="auto"/>
        <w:left w:val="none" w:sz="0" w:space="0" w:color="auto"/>
        <w:bottom w:val="none" w:sz="0" w:space="0" w:color="auto"/>
        <w:right w:val="none" w:sz="0" w:space="0" w:color="auto"/>
      </w:divBdr>
    </w:div>
    <w:div w:id="1485270377">
      <w:bodyDiv w:val="1"/>
      <w:marLeft w:val="0"/>
      <w:marRight w:val="0"/>
      <w:marTop w:val="0"/>
      <w:marBottom w:val="0"/>
      <w:divBdr>
        <w:top w:val="none" w:sz="0" w:space="0" w:color="auto"/>
        <w:left w:val="none" w:sz="0" w:space="0" w:color="auto"/>
        <w:bottom w:val="none" w:sz="0" w:space="0" w:color="auto"/>
        <w:right w:val="none" w:sz="0" w:space="0" w:color="auto"/>
      </w:divBdr>
      <w:divsChild>
        <w:div w:id="1279989270">
          <w:marLeft w:val="720"/>
          <w:marRight w:val="0"/>
          <w:marTop w:val="0"/>
          <w:marBottom w:val="0"/>
          <w:divBdr>
            <w:top w:val="none" w:sz="0" w:space="0" w:color="auto"/>
            <w:left w:val="none" w:sz="0" w:space="0" w:color="auto"/>
            <w:bottom w:val="none" w:sz="0" w:space="0" w:color="auto"/>
            <w:right w:val="none" w:sz="0" w:space="0" w:color="auto"/>
          </w:divBdr>
        </w:div>
      </w:divsChild>
    </w:div>
    <w:div w:id="1503811748">
      <w:bodyDiv w:val="1"/>
      <w:marLeft w:val="0"/>
      <w:marRight w:val="0"/>
      <w:marTop w:val="0"/>
      <w:marBottom w:val="0"/>
      <w:divBdr>
        <w:top w:val="none" w:sz="0" w:space="0" w:color="auto"/>
        <w:left w:val="none" w:sz="0" w:space="0" w:color="auto"/>
        <w:bottom w:val="none" w:sz="0" w:space="0" w:color="auto"/>
        <w:right w:val="none" w:sz="0" w:space="0" w:color="auto"/>
      </w:divBdr>
    </w:div>
    <w:div w:id="1517425340">
      <w:bodyDiv w:val="1"/>
      <w:marLeft w:val="0"/>
      <w:marRight w:val="0"/>
      <w:marTop w:val="0"/>
      <w:marBottom w:val="0"/>
      <w:divBdr>
        <w:top w:val="none" w:sz="0" w:space="0" w:color="auto"/>
        <w:left w:val="none" w:sz="0" w:space="0" w:color="auto"/>
        <w:bottom w:val="none" w:sz="0" w:space="0" w:color="auto"/>
        <w:right w:val="none" w:sz="0" w:space="0" w:color="auto"/>
      </w:divBdr>
    </w:div>
    <w:div w:id="1520436145">
      <w:bodyDiv w:val="1"/>
      <w:marLeft w:val="0"/>
      <w:marRight w:val="0"/>
      <w:marTop w:val="0"/>
      <w:marBottom w:val="0"/>
      <w:divBdr>
        <w:top w:val="none" w:sz="0" w:space="0" w:color="auto"/>
        <w:left w:val="none" w:sz="0" w:space="0" w:color="auto"/>
        <w:bottom w:val="none" w:sz="0" w:space="0" w:color="auto"/>
        <w:right w:val="none" w:sz="0" w:space="0" w:color="auto"/>
      </w:divBdr>
    </w:div>
    <w:div w:id="1522549734">
      <w:bodyDiv w:val="1"/>
      <w:marLeft w:val="0"/>
      <w:marRight w:val="0"/>
      <w:marTop w:val="0"/>
      <w:marBottom w:val="0"/>
      <w:divBdr>
        <w:top w:val="none" w:sz="0" w:space="0" w:color="auto"/>
        <w:left w:val="none" w:sz="0" w:space="0" w:color="auto"/>
        <w:bottom w:val="none" w:sz="0" w:space="0" w:color="auto"/>
        <w:right w:val="none" w:sz="0" w:space="0" w:color="auto"/>
      </w:divBdr>
    </w:div>
    <w:div w:id="1538932367">
      <w:bodyDiv w:val="1"/>
      <w:marLeft w:val="0"/>
      <w:marRight w:val="0"/>
      <w:marTop w:val="0"/>
      <w:marBottom w:val="0"/>
      <w:divBdr>
        <w:top w:val="none" w:sz="0" w:space="0" w:color="auto"/>
        <w:left w:val="none" w:sz="0" w:space="0" w:color="auto"/>
        <w:bottom w:val="none" w:sz="0" w:space="0" w:color="auto"/>
        <w:right w:val="none" w:sz="0" w:space="0" w:color="auto"/>
      </w:divBdr>
    </w:div>
    <w:div w:id="1620262483">
      <w:bodyDiv w:val="1"/>
      <w:marLeft w:val="0"/>
      <w:marRight w:val="0"/>
      <w:marTop w:val="0"/>
      <w:marBottom w:val="0"/>
      <w:divBdr>
        <w:top w:val="none" w:sz="0" w:space="0" w:color="auto"/>
        <w:left w:val="none" w:sz="0" w:space="0" w:color="auto"/>
        <w:bottom w:val="none" w:sz="0" w:space="0" w:color="auto"/>
        <w:right w:val="none" w:sz="0" w:space="0" w:color="auto"/>
      </w:divBdr>
    </w:div>
    <w:div w:id="1640378341">
      <w:bodyDiv w:val="1"/>
      <w:marLeft w:val="0"/>
      <w:marRight w:val="0"/>
      <w:marTop w:val="0"/>
      <w:marBottom w:val="0"/>
      <w:divBdr>
        <w:top w:val="none" w:sz="0" w:space="0" w:color="auto"/>
        <w:left w:val="none" w:sz="0" w:space="0" w:color="auto"/>
        <w:bottom w:val="none" w:sz="0" w:space="0" w:color="auto"/>
        <w:right w:val="none" w:sz="0" w:space="0" w:color="auto"/>
      </w:divBdr>
    </w:div>
    <w:div w:id="1648779393">
      <w:bodyDiv w:val="1"/>
      <w:marLeft w:val="0"/>
      <w:marRight w:val="0"/>
      <w:marTop w:val="0"/>
      <w:marBottom w:val="0"/>
      <w:divBdr>
        <w:top w:val="none" w:sz="0" w:space="0" w:color="auto"/>
        <w:left w:val="none" w:sz="0" w:space="0" w:color="auto"/>
        <w:bottom w:val="none" w:sz="0" w:space="0" w:color="auto"/>
        <w:right w:val="none" w:sz="0" w:space="0" w:color="auto"/>
      </w:divBdr>
    </w:div>
    <w:div w:id="1790926264">
      <w:bodyDiv w:val="1"/>
      <w:marLeft w:val="0"/>
      <w:marRight w:val="0"/>
      <w:marTop w:val="0"/>
      <w:marBottom w:val="0"/>
      <w:divBdr>
        <w:top w:val="none" w:sz="0" w:space="0" w:color="auto"/>
        <w:left w:val="none" w:sz="0" w:space="0" w:color="auto"/>
        <w:bottom w:val="none" w:sz="0" w:space="0" w:color="auto"/>
        <w:right w:val="none" w:sz="0" w:space="0" w:color="auto"/>
      </w:divBdr>
    </w:div>
    <w:div w:id="1820073884">
      <w:bodyDiv w:val="1"/>
      <w:marLeft w:val="0"/>
      <w:marRight w:val="0"/>
      <w:marTop w:val="0"/>
      <w:marBottom w:val="0"/>
      <w:divBdr>
        <w:top w:val="none" w:sz="0" w:space="0" w:color="auto"/>
        <w:left w:val="none" w:sz="0" w:space="0" w:color="auto"/>
        <w:bottom w:val="none" w:sz="0" w:space="0" w:color="auto"/>
        <w:right w:val="none" w:sz="0" w:space="0" w:color="auto"/>
      </w:divBdr>
    </w:div>
    <w:div w:id="1852135646">
      <w:bodyDiv w:val="1"/>
      <w:marLeft w:val="0"/>
      <w:marRight w:val="0"/>
      <w:marTop w:val="0"/>
      <w:marBottom w:val="0"/>
      <w:divBdr>
        <w:top w:val="none" w:sz="0" w:space="0" w:color="auto"/>
        <w:left w:val="none" w:sz="0" w:space="0" w:color="auto"/>
        <w:bottom w:val="none" w:sz="0" w:space="0" w:color="auto"/>
        <w:right w:val="none" w:sz="0" w:space="0" w:color="auto"/>
      </w:divBdr>
    </w:div>
    <w:div w:id="1859267675">
      <w:bodyDiv w:val="1"/>
      <w:marLeft w:val="0"/>
      <w:marRight w:val="0"/>
      <w:marTop w:val="0"/>
      <w:marBottom w:val="0"/>
      <w:divBdr>
        <w:top w:val="none" w:sz="0" w:space="0" w:color="auto"/>
        <w:left w:val="none" w:sz="0" w:space="0" w:color="auto"/>
        <w:bottom w:val="none" w:sz="0" w:space="0" w:color="auto"/>
        <w:right w:val="none" w:sz="0" w:space="0" w:color="auto"/>
      </w:divBdr>
      <w:divsChild>
        <w:div w:id="268005111">
          <w:marLeft w:val="547"/>
          <w:marRight w:val="0"/>
          <w:marTop w:val="0"/>
          <w:marBottom w:val="0"/>
          <w:divBdr>
            <w:top w:val="none" w:sz="0" w:space="0" w:color="auto"/>
            <w:left w:val="none" w:sz="0" w:space="0" w:color="auto"/>
            <w:bottom w:val="none" w:sz="0" w:space="0" w:color="auto"/>
            <w:right w:val="none" w:sz="0" w:space="0" w:color="auto"/>
          </w:divBdr>
        </w:div>
        <w:div w:id="431709590">
          <w:marLeft w:val="547"/>
          <w:marRight w:val="0"/>
          <w:marTop w:val="0"/>
          <w:marBottom w:val="0"/>
          <w:divBdr>
            <w:top w:val="none" w:sz="0" w:space="0" w:color="auto"/>
            <w:left w:val="none" w:sz="0" w:space="0" w:color="auto"/>
            <w:bottom w:val="none" w:sz="0" w:space="0" w:color="auto"/>
            <w:right w:val="none" w:sz="0" w:space="0" w:color="auto"/>
          </w:divBdr>
        </w:div>
        <w:div w:id="591429568">
          <w:marLeft w:val="547"/>
          <w:marRight w:val="0"/>
          <w:marTop w:val="0"/>
          <w:marBottom w:val="0"/>
          <w:divBdr>
            <w:top w:val="none" w:sz="0" w:space="0" w:color="auto"/>
            <w:left w:val="none" w:sz="0" w:space="0" w:color="auto"/>
            <w:bottom w:val="none" w:sz="0" w:space="0" w:color="auto"/>
            <w:right w:val="none" w:sz="0" w:space="0" w:color="auto"/>
          </w:divBdr>
        </w:div>
        <w:div w:id="1603143596">
          <w:marLeft w:val="547"/>
          <w:marRight w:val="0"/>
          <w:marTop w:val="0"/>
          <w:marBottom w:val="0"/>
          <w:divBdr>
            <w:top w:val="none" w:sz="0" w:space="0" w:color="auto"/>
            <w:left w:val="none" w:sz="0" w:space="0" w:color="auto"/>
            <w:bottom w:val="none" w:sz="0" w:space="0" w:color="auto"/>
            <w:right w:val="none" w:sz="0" w:space="0" w:color="auto"/>
          </w:divBdr>
        </w:div>
        <w:div w:id="1773817297">
          <w:marLeft w:val="547"/>
          <w:marRight w:val="0"/>
          <w:marTop w:val="0"/>
          <w:marBottom w:val="0"/>
          <w:divBdr>
            <w:top w:val="none" w:sz="0" w:space="0" w:color="auto"/>
            <w:left w:val="none" w:sz="0" w:space="0" w:color="auto"/>
            <w:bottom w:val="none" w:sz="0" w:space="0" w:color="auto"/>
            <w:right w:val="none" w:sz="0" w:space="0" w:color="auto"/>
          </w:divBdr>
        </w:div>
        <w:div w:id="2141065666">
          <w:marLeft w:val="547"/>
          <w:marRight w:val="0"/>
          <w:marTop w:val="0"/>
          <w:marBottom w:val="0"/>
          <w:divBdr>
            <w:top w:val="none" w:sz="0" w:space="0" w:color="auto"/>
            <w:left w:val="none" w:sz="0" w:space="0" w:color="auto"/>
            <w:bottom w:val="none" w:sz="0" w:space="0" w:color="auto"/>
            <w:right w:val="none" w:sz="0" w:space="0" w:color="auto"/>
          </w:divBdr>
        </w:div>
      </w:divsChild>
    </w:div>
    <w:div w:id="1883981074">
      <w:bodyDiv w:val="1"/>
      <w:marLeft w:val="0"/>
      <w:marRight w:val="0"/>
      <w:marTop w:val="0"/>
      <w:marBottom w:val="0"/>
      <w:divBdr>
        <w:top w:val="none" w:sz="0" w:space="0" w:color="auto"/>
        <w:left w:val="none" w:sz="0" w:space="0" w:color="auto"/>
        <w:bottom w:val="none" w:sz="0" w:space="0" w:color="auto"/>
        <w:right w:val="none" w:sz="0" w:space="0" w:color="auto"/>
      </w:divBdr>
    </w:div>
    <w:div w:id="1941864447">
      <w:bodyDiv w:val="1"/>
      <w:marLeft w:val="0"/>
      <w:marRight w:val="0"/>
      <w:marTop w:val="0"/>
      <w:marBottom w:val="0"/>
      <w:divBdr>
        <w:top w:val="none" w:sz="0" w:space="0" w:color="auto"/>
        <w:left w:val="none" w:sz="0" w:space="0" w:color="auto"/>
        <w:bottom w:val="none" w:sz="0" w:space="0" w:color="auto"/>
        <w:right w:val="none" w:sz="0" w:space="0" w:color="auto"/>
      </w:divBdr>
    </w:div>
    <w:div w:id="2034065627">
      <w:bodyDiv w:val="1"/>
      <w:marLeft w:val="0"/>
      <w:marRight w:val="0"/>
      <w:marTop w:val="0"/>
      <w:marBottom w:val="0"/>
      <w:divBdr>
        <w:top w:val="none" w:sz="0" w:space="0" w:color="auto"/>
        <w:left w:val="none" w:sz="0" w:space="0" w:color="auto"/>
        <w:bottom w:val="none" w:sz="0" w:space="0" w:color="auto"/>
        <w:right w:val="none" w:sz="0" w:space="0" w:color="auto"/>
      </w:divBdr>
    </w:div>
    <w:div w:id="2057314486">
      <w:bodyDiv w:val="1"/>
      <w:marLeft w:val="0"/>
      <w:marRight w:val="0"/>
      <w:marTop w:val="0"/>
      <w:marBottom w:val="0"/>
      <w:divBdr>
        <w:top w:val="none" w:sz="0" w:space="0" w:color="auto"/>
        <w:left w:val="none" w:sz="0" w:space="0" w:color="auto"/>
        <w:bottom w:val="none" w:sz="0" w:space="0" w:color="auto"/>
        <w:right w:val="none" w:sz="0" w:space="0" w:color="auto"/>
      </w:divBdr>
    </w:div>
    <w:div w:id="2128505449">
      <w:bodyDiv w:val="1"/>
      <w:marLeft w:val="0"/>
      <w:marRight w:val="0"/>
      <w:marTop w:val="0"/>
      <w:marBottom w:val="0"/>
      <w:divBdr>
        <w:top w:val="none" w:sz="0" w:space="0" w:color="auto"/>
        <w:left w:val="none" w:sz="0" w:space="0" w:color="auto"/>
        <w:bottom w:val="none" w:sz="0" w:space="0" w:color="auto"/>
        <w:right w:val="none" w:sz="0" w:space="0" w:color="auto"/>
      </w:divBdr>
      <w:divsChild>
        <w:div w:id="708188533">
          <w:marLeft w:val="547"/>
          <w:marRight w:val="0"/>
          <w:marTop w:val="0"/>
          <w:marBottom w:val="0"/>
          <w:divBdr>
            <w:top w:val="none" w:sz="0" w:space="0" w:color="auto"/>
            <w:left w:val="none" w:sz="0" w:space="0" w:color="auto"/>
            <w:bottom w:val="none" w:sz="0" w:space="0" w:color="auto"/>
            <w:right w:val="none" w:sz="0" w:space="0" w:color="auto"/>
          </w:divBdr>
        </w:div>
        <w:div w:id="1262759194">
          <w:marLeft w:val="547"/>
          <w:marRight w:val="0"/>
          <w:marTop w:val="0"/>
          <w:marBottom w:val="0"/>
          <w:divBdr>
            <w:top w:val="none" w:sz="0" w:space="0" w:color="auto"/>
            <w:left w:val="none" w:sz="0" w:space="0" w:color="auto"/>
            <w:bottom w:val="none" w:sz="0" w:space="0" w:color="auto"/>
            <w:right w:val="none" w:sz="0" w:space="0" w:color="auto"/>
          </w:divBdr>
        </w:div>
        <w:div w:id="1370957156">
          <w:marLeft w:val="547"/>
          <w:marRight w:val="0"/>
          <w:marTop w:val="0"/>
          <w:marBottom w:val="0"/>
          <w:divBdr>
            <w:top w:val="none" w:sz="0" w:space="0" w:color="auto"/>
            <w:left w:val="none" w:sz="0" w:space="0" w:color="auto"/>
            <w:bottom w:val="none" w:sz="0" w:space="0" w:color="auto"/>
            <w:right w:val="none" w:sz="0" w:space="0" w:color="auto"/>
          </w:divBdr>
        </w:div>
      </w:divsChild>
    </w:div>
    <w:div w:id="21448077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https://nguyenvanhieu.vn/cong-tru-nhan-chia-2-so-nguyen-lon/" TargetMode="External"/><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424DCE00B649CD9DAFDEF4ECE6A416"/>
        <w:category>
          <w:name w:val="General"/>
          <w:gallery w:val="placeholder"/>
        </w:category>
        <w:types>
          <w:type w:val="bbPlcHdr"/>
        </w:types>
        <w:behaviors>
          <w:behavior w:val="content"/>
        </w:behaviors>
        <w:guid w:val="{DB8ED944-3E55-4D37-B360-60D6033AAE2E}"/>
      </w:docPartPr>
      <w:docPartBody>
        <w:p w:rsidR="00AF1316" w:rsidRDefault="00DE4A7D" w:rsidP="00DE4A7D">
          <w:pPr>
            <w:pStyle w:val="5E424DCE00B649CD9DAFDEF4ECE6A416"/>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A7D"/>
    <w:rsid w:val="0003433F"/>
    <w:rsid w:val="00055CFA"/>
    <w:rsid w:val="00087A28"/>
    <w:rsid w:val="000F5AAF"/>
    <w:rsid w:val="001337D5"/>
    <w:rsid w:val="00135588"/>
    <w:rsid w:val="00294AE5"/>
    <w:rsid w:val="002A22AF"/>
    <w:rsid w:val="002E6458"/>
    <w:rsid w:val="00322B8D"/>
    <w:rsid w:val="0032674F"/>
    <w:rsid w:val="003548E1"/>
    <w:rsid w:val="00375DFD"/>
    <w:rsid w:val="003E46C0"/>
    <w:rsid w:val="00447FEB"/>
    <w:rsid w:val="00484CB2"/>
    <w:rsid w:val="004A7354"/>
    <w:rsid w:val="005C342D"/>
    <w:rsid w:val="006F0216"/>
    <w:rsid w:val="007D051D"/>
    <w:rsid w:val="007E7413"/>
    <w:rsid w:val="007F547C"/>
    <w:rsid w:val="00950E7E"/>
    <w:rsid w:val="00964834"/>
    <w:rsid w:val="009D67AB"/>
    <w:rsid w:val="00AC7736"/>
    <w:rsid w:val="00AF1316"/>
    <w:rsid w:val="00B131FF"/>
    <w:rsid w:val="00BA551F"/>
    <w:rsid w:val="00BF4826"/>
    <w:rsid w:val="00D05452"/>
    <w:rsid w:val="00D80DFF"/>
    <w:rsid w:val="00D94EC1"/>
    <w:rsid w:val="00DE4A7D"/>
    <w:rsid w:val="00F37858"/>
    <w:rsid w:val="00F86D58"/>
    <w:rsid w:val="00FF78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24DCE00B649CD9DAFDEF4ECE6A416">
    <w:name w:val="5E424DCE00B649CD9DAFDEF4ECE6A416"/>
    <w:rsid w:val="00DE4A7D"/>
  </w:style>
  <w:style w:type="character" w:styleId="PlaceholderText">
    <w:name w:val="Placeholder Text"/>
    <w:basedOn w:val="DefaultParagraphFont"/>
    <w:uiPriority w:val="99"/>
    <w:semiHidden/>
    <w:rsid w:val="00DE4A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MI3310 – BÁO CÁCUỐI KỲ</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73f16cab4c359d5f2140d13406fdc8ca">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29b7262bd13faad2cdc73c8881903f9a"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36FB4B-89C3-4954-A50C-A558A88E03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05AA6B-51C8-4B44-810D-EC38AD97B1BC}">
  <ds:schemaRefs>
    <ds:schemaRef ds:uri="http://schemas.microsoft.com/sharepoint/v3/contenttype/forms"/>
  </ds:schemaRefs>
</ds:datastoreItem>
</file>

<file path=customXml/itemProps4.xml><?xml version="1.0" encoding="utf-8"?>
<ds:datastoreItem xmlns:ds="http://schemas.openxmlformats.org/officeDocument/2006/customXml" ds:itemID="{CF44BA17-6EFF-40D6-A838-E4338CF066C5}">
  <ds:schemaRefs>
    <ds:schemaRef ds:uri="http://schemas.microsoft.com/office/2006/metadata/properties"/>
    <ds:schemaRef ds:uri="http://schemas.microsoft.com/office/infopath/2007/PartnerControls"/>
    <ds:schemaRef ds:uri="c240a0c8-d45c-4ab7-9469-3a0ee2ec1550"/>
  </ds:schemaRefs>
</ds:datastoreItem>
</file>

<file path=customXml/itemProps5.xml><?xml version="1.0" encoding="utf-8"?>
<ds:datastoreItem xmlns:ds="http://schemas.openxmlformats.org/officeDocument/2006/customXml" ds:itemID="{B2DE78C8-9595-489F-8196-29BB96A62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40</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Kĩ thuật lập trình</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Kĩ thuật lập trình</dc:title>
  <dc:subject/>
  <dc:creator>Le Quang Duc 20227221</dc:creator>
  <cp:keywords/>
  <dc:description/>
  <cp:lastModifiedBy>Le Quang Duc 20227221</cp:lastModifiedBy>
  <cp:revision>3</cp:revision>
  <cp:lastPrinted>2024-06-21T09:01:00Z</cp:lastPrinted>
  <dcterms:created xsi:type="dcterms:W3CDTF">2024-06-18T08:41:00Z</dcterms:created>
  <dcterms:modified xsi:type="dcterms:W3CDTF">2024-06-21T09:38:00Z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